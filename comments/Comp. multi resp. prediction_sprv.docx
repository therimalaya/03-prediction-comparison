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E9DDC" w14:textId="77777777" w:rsidR="0096095D" w:rsidRPr="00A26112" w:rsidRDefault="00CF708D">
      <w:pPr>
        <w:pStyle w:val="Title"/>
        <w:rPr>
          <w:lang w:val="en-GB"/>
          <w:rPrChange w:id="0" w:author="Tim Challman" w:date="2019-03-09T09:55:00Z">
            <w:rPr/>
          </w:rPrChange>
        </w:rPr>
      </w:pPr>
      <w:r w:rsidRPr="00A26112">
        <w:rPr>
          <w:lang w:val="en-GB"/>
          <w:rPrChange w:id="1" w:author="Tim Challman" w:date="2019-03-09T09:55:00Z">
            <w:rPr/>
          </w:rPrChange>
        </w:rPr>
        <w:t>Comparison of Multi-response Prediction Methods</w:t>
      </w:r>
    </w:p>
    <w:p w14:paraId="704B0278" w14:textId="77777777" w:rsidR="0096095D" w:rsidRPr="00A26112" w:rsidRDefault="00826A92">
      <w:pPr>
        <w:pStyle w:val="Date"/>
        <w:rPr>
          <w:lang w:val="en-GB"/>
          <w:rPrChange w:id="2" w:author="Tim Challman" w:date="2019-03-09T09:55:00Z">
            <w:rPr/>
          </w:rPrChange>
        </w:rPr>
      </w:pPr>
      <w:r w:rsidRPr="00A26112">
        <w:rPr>
          <w:lang w:val="en-GB"/>
          <w:rPrChange w:id="3" w:author="Tim Challman" w:date="2019-03-09T09:55:00Z">
            <w:rPr/>
          </w:rPrChange>
        </w:rPr>
        <w:t>March 5, 2019</w:t>
      </w:r>
    </w:p>
    <w:p w14:paraId="08AAB80C" w14:textId="77777777" w:rsidR="0096095D" w:rsidRPr="00A26112" w:rsidRDefault="00CF708D">
      <w:pPr>
        <w:pStyle w:val="Abstract"/>
        <w:jc w:val="left"/>
        <w:rPr>
          <w:lang w:val="en-GB"/>
          <w:rPrChange w:id="4" w:author="Tim Challman" w:date="2019-03-09T09:55:00Z">
            <w:rPr/>
          </w:rPrChange>
        </w:rPr>
        <w:pPrChange w:id="5" w:author="Tim Challman" w:date="2019-03-09T07:40:00Z">
          <w:pPr>
            <w:pStyle w:val="Abstract"/>
          </w:pPr>
        </w:pPrChange>
      </w:pPr>
      <w:r w:rsidRPr="00A26112">
        <w:rPr>
          <w:lang w:val="en-GB"/>
          <w:rPrChange w:id="6" w:author="Tim Challman" w:date="2019-03-09T09:55:00Z">
            <w:rPr/>
          </w:rPrChange>
        </w:rPr>
        <w:t xml:space="preserve">While </w:t>
      </w:r>
      <w:del w:id="7" w:author="Tim Challman" w:date="2019-03-09T07:35:00Z">
        <w:r w:rsidRPr="00A26112" w:rsidDel="00894A34">
          <w:rPr>
            <w:lang w:val="en-GB"/>
            <w:rPrChange w:id="8" w:author="Tim Challman" w:date="2019-03-09T09:55:00Z">
              <w:rPr/>
            </w:rPrChange>
          </w:rPr>
          <w:delText xml:space="preserve">Data </w:delText>
        </w:r>
      </w:del>
      <w:commentRangeStart w:id="9"/>
      <w:ins w:id="10" w:author="Tim Challman" w:date="2019-03-09T07:35:00Z">
        <w:r w:rsidR="00894A34" w:rsidRPr="00A26112">
          <w:rPr>
            <w:lang w:val="en-GB"/>
            <w:rPrChange w:id="11" w:author="Tim Challman" w:date="2019-03-09T09:55:00Z">
              <w:rPr/>
            </w:rPrChange>
          </w:rPr>
          <w:t xml:space="preserve">data </w:t>
        </w:r>
      </w:ins>
      <w:r w:rsidRPr="00A26112">
        <w:rPr>
          <w:lang w:val="en-GB"/>
          <w:rPrChange w:id="12" w:author="Tim Challman" w:date="2019-03-09T09:55:00Z">
            <w:rPr/>
          </w:rPrChange>
        </w:rPr>
        <w:t>science</w:t>
      </w:r>
      <w:commentRangeEnd w:id="9"/>
      <w:r w:rsidR="00894A34" w:rsidRPr="00A26112">
        <w:rPr>
          <w:rStyle w:val="CommentReference"/>
          <w:lang w:val="en-GB"/>
          <w:rPrChange w:id="13" w:author="Tim Challman" w:date="2019-03-09T09:55:00Z">
            <w:rPr>
              <w:rStyle w:val="CommentReference"/>
            </w:rPr>
          </w:rPrChange>
        </w:rPr>
        <w:commentReference w:id="9"/>
      </w:r>
      <w:r w:rsidRPr="00A26112">
        <w:rPr>
          <w:lang w:val="en-GB"/>
          <w:rPrChange w:id="14" w:author="Tim Challman" w:date="2019-03-09T09:55:00Z">
            <w:rPr/>
          </w:rPrChange>
        </w:rPr>
        <w:t xml:space="preserve"> is battling to extract information from the enormous explosion of data, many estimators and algorithms are being developed for better prediction. Researchers and data scientists often introduce new methods and evaluate them based on various aspects of data. However, studies on the impact of/on model with multiple response variables are limited. This study compares some newly-developed (envelop</w:t>
      </w:r>
      <w:bookmarkStart w:id="15" w:name="_GoBack"/>
      <w:bookmarkEnd w:id="15"/>
      <w:r w:rsidRPr="00A26112">
        <w:rPr>
          <w:lang w:val="en-GB"/>
          <w:rPrChange w:id="16" w:author="Tim Challman" w:date="2019-03-09T09:55:00Z">
            <w:rPr/>
          </w:rPrChange>
        </w:rPr>
        <w:t xml:space="preserve">e) and well-established (PLS, PCR) prediction methods based on real data and simulated data specifically designed by varying properties such as multicollinearity, correlation between multiple responses and position of relevant principal components of predictors. This study aims to give some insight </w:t>
      </w:r>
      <w:del w:id="17" w:author="Tim Challman" w:date="2019-03-09T10:30:00Z">
        <w:r w:rsidRPr="00A26112" w:rsidDel="00AB48B8">
          <w:rPr>
            <w:lang w:val="en-GB"/>
            <w:rPrChange w:id="18" w:author="Tim Challman" w:date="2019-03-09T09:55:00Z">
              <w:rPr/>
            </w:rPrChange>
          </w:rPr>
          <w:delText xml:space="preserve">on </w:delText>
        </w:r>
      </w:del>
      <w:ins w:id="19" w:author="Tim Challman" w:date="2019-03-09T10:30:00Z">
        <w:r w:rsidR="00AB48B8">
          <w:rPr>
            <w:lang w:val="en-GB"/>
          </w:rPr>
          <w:t>into</w:t>
        </w:r>
        <w:r w:rsidR="00AB48B8" w:rsidRPr="00A26112">
          <w:rPr>
            <w:lang w:val="en-GB"/>
            <w:rPrChange w:id="20" w:author="Tim Challman" w:date="2019-03-09T09:55:00Z">
              <w:rPr/>
            </w:rPrChange>
          </w:rPr>
          <w:t xml:space="preserve"> </w:t>
        </w:r>
      </w:ins>
      <w:r w:rsidRPr="00A26112">
        <w:rPr>
          <w:lang w:val="en-GB"/>
          <w:rPrChange w:id="21" w:author="Tim Challman" w:date="2019-03-09T09:55:00Z">
            <w:rPr/>
          </w:rPrChange>
        </w:rPr>
        <w:t>these methods and help researcher</w:t>
      </w:r>
      <w:ins w:id="22" w:author="Tim Challman" w:date="2019-03-09T07:39:00Z">
        <w:r w:rsidR="00894A34" w:rsidRPr="00A26112">
          <w:rPr>
            <w:lang w:val="en-GB"/>
            <w:rPrChange w:id="23" w:author="Tim Challman" w:date="2019-03-09T09:55:00Z">
              <w:rPr/>
            </w:rPrChange>
          </w:rPr>
          <w:t>s</w:t>
        </w:r>
      </w:ins>
      <w:r w:rsidRPr="00A26112">
        <w:rPr>
          <w:lang w:val="en-GB"/>
          <w:rPrChange w:id="24" w:author="Tim Challman" w:date="2019-03-09T09:55:00Z">
            <w:rPr/>
          </w:rPrChange>
        </w:rPr>
        <w:t xml:space="preserve"> to understand and use them </w:t>
      </w:r>
      <w:del w:id="25" w:author="Tim Challman" w:date="2019-03-09T10:30:00Z">
        <w:r w:rsidRPr="00A26112" w:rsidDel="00AB48B8">
          <w:rPr>
            <w:lang w:val="en-GB"/>
            <w:rPrChange w:id="26" w:author="Tim Challman" w:date="2019-03-09T09:55:00Z">
              <w:rPr/>
            </w:rPrChange>
          </w:rPr>
          <w:delText xml:space="preserve">for </w:delText>
        </w:r>
      </w:del>
      <w:ins w:id="27" w:author="Tim Challman" w:date="2019-03-09T10:30:00Z">
        <w:r w:rsidR="00AB48B8">
          <w:rPr>
            <w:lang w:val="en-GB"/>
          </w:rPr>
          <w:t>in</w:t>
        </w:r>
        <w:r w:rsidR="00AB48B8" w:rsidRPr="00A26112">
          <w:rPr>
            <w:lang w:val="en-GB"/>
            <w:rPrChange w:id="28" w:author="Tim Challman" w:date="2019-03-09T09:55:00Z">
              <w:rPr/>
            </w:rPrChange>
          </w:rPr>
          <w:t xml:space="preserve"> </w:t>
        </w:r>
      </w:ins>
      <w:r w:rsidRPr="00A26112">
        <w:rPr>
          <w:lang w:val="en-GB"/>
          <w:rPrChange w:id="29" w:author="Tim Challman" w:date="2019-03-09T09:55:00Z">
            <w:rPr/>
          </w:rPrChange>
        </w:rPr>
        <w:t>further studies.</w:t>
      </w:r>
    </w:p>
    <w:p w14:paraId="186360FB" w14:textId="77777777" w:rsidR="0096095D" w:rsidRPr="00A26112" w:rsidRDefault="00CF708D">
      <w:pPr>
        <w:pStyle w:val="Heading1"/>
        <w:rPr>
          <w:lang w:val="en-GB"/>
          <w:rPrChange w:id="30" w:author="Tim Challman" w:date="2019-03-09T09:55:00Z">
            <w:rPr/>
          </w:rPrChange>
        </w:rPr>
      </w:pPr>
      <w:bookmarkStart w:id="31" w:name="introduction"/>
      <w:bookmarkEnd w:id="31"/>
      <w:r w:rsidRPr="00A26112">
        <w:rPr>
          <w:lang w:val="en-GB"/>
          <w:rPrChange w:id="32" w:author="Tim Challman" w:date="2019-03-09T09:55:00Z">
            <w:rPr/>
          </w:rPrChange>
        </w:rPr>
        <w:t>Introduction</w:t>
      </w:r>
    </w:p>
    <w:p w14:paraId="378C2EA3" w14:textId="77777777" w:rsidR="0096095D" w:rsidRPr="00A26112" w:rsidRDefault="00CF708D">
      <w:pPr>
        <w:pStyle w:val="FirstParagraph"/>
        <w:rPr>
          <w:lang w:val="en-GB"/>
          <w:rPrChange w:id="33" w:author="Tim Challman" w:date="2019-03-09T09:55:00Z">
            <w:rPr/>
          </w:rPrChange>
        </w:rPr>
      </w:pPr>
      <w:r w:rsidRPr="00A26112">
        <w:rPr>
          <w:lang w:val="en-GB"/>
          <w:rPrChange w:id="34" w:author="Tim Challman" w:date="2019-03-09T09:55:00Z">
            <w:rPr/>
          </w:rPrChange>
        </w:rPr>
        <w:t xml:space="preserve">Prediction has been an essential component of modern data science, </w:t>
      </w:r>
      <w:del w:id="35" w:author="Tim Challman" w:date="2019-03-09T07:41:00Z">
        <w:r w:rsidRPr="00A26112" w:rsidDel="00894A34">
          <w:rPr>
            <w:lang w:val="en-GB"/>
            <w:rPrChange w:id="36" w:author="Tim Challman" w:date="2019-03-09T09:55:00Z">
              <w:rPr/>
            </w:rPrChange>
          </w:rPr>
          <w:delText>weather it is</w:delText>
        </w:r>
      </w:del>
      <w:ins w:id="37" w:author="Tim Challman" w:date="2019-03-09T07:41:00Z">
        <w:r w:rsidR="00894A34" w:rsidRPr="00A26112">
          <w:rPr>
            <w:lang w:val="en-GB"/>
            <w:rPrChange w:id="38" w:author="Tim Challman" w:date="2019-03-09T09:55:00Z">
              <w:rPr/>
            </w:rPrChange>
          </w:rPr>
          <w:t>whether in the discipline of</w:t>
        </w:r>
      </w:ins>
      <w:r w:rsidRPr="00A26112">
        <w:rPr>
          <w:lang w:val="en-GB"/>
          <w:rPrChange w:id="39" w:author="Tim Challman" w:date="2019-03-09T09:55:00Z">
            <w:rPr/>
          </w:rPrChange>
        </w:rPr>
        <w:t xml:space="preserve"> statistical analysis or machine learning. Modern technology has facilitated a massive explosion of data</w:t>
      </w:r>
      <w:ins w:id="40" w:author="Tim Challman" w:date="2019-03-09T07:42:00Z">
        <w:r w:rsidR="00894A34" w:rsidRPr="00A26112">
          <w:rPr>
            <w:lang w:val="en-GB"/>
            <w:rPrChange w:id="41" w:author="Tim Challman" w:date="2019-03-09T09:55:00Z">
              <w:rPr/>
            </w:rPrChange>
          </w:rPr>
          <w:t>;</w:t>
        </w:r>
      </w:ins>
      <w:del w:id="42" w:author="Tim Challman" w:date="2019-03-09T07:42:00Z">
        <w:r w:rsidRPr="00A26112" w:rsidDel="00894A34">
          <w:rPr>
            <w:lang w:val="en-GB"/>
            <w:rPrChange w:id="43" w:author="Tim Challman" w:date="2019-03-09T09:55:00Z">
              <w:rPr/>
            </w:rPrChange>
          </w:rPr>
          <w:delText>,</w:delText>
        </w:r>
      </w:del>
      <w:r w:rsidRPr="00A26112">
        <w:rPr>
          <w:lang w:val="en-GB"/>
          <w:rPrChange w:id="44" w:author="Tim Challman" w:date="2019-03-09T09:55:00Z">
            <w:rPr/>
          </w:rPrChange>
        </w:rPr>
        <w:t xml:space="preserve"> however, such data often contain irrelevant information </w:t>
      </w:r>
      <w:ins w:id="45" w:author="Tim Challman" w:date="2019-03-09T07:43:00Z">
        <w:r w:rsidR="00894A34" w:rsidRPr="00A26112">
          <w:rPr>
            <w:lang w:val="en-GB"/>
            <w:rPrChange w:id="46" w:author="Tim Challman" w:date="2019-03-09T09:55:00Z">
              <w:rPr/>
            </w:rPrChange>
          </w:rPr>
          <w:t xml:space="preserve">that </w:t>
        </w:r>
      </w:ins>
      <w:r w:rsidRPr="00A26112">
        <w:rPr>
          <w:lang w:val="en-GB"/>
          <w:rPrChange w:id="47" w:author="Tim Challman" w:date="2019-03-09T09:55:00Z">
            <w:rPr/>
          </w:rPrChange>
        </w:rPr>
        <w:t xml:space="preserve">consequently </w:t>
      </w:r>
      <w:del w:id="48" w:author="Tim Challman" w:date="2019-03-09T07:43:00Z">
        <w:r w:rsidRPr="00A26112" w:rsidDel="00894A34">
          <w:rPr>
            <w:lang w:val="en-GB"/>
            <w:rPrChange w:id="49" w:author="Tim Challman" w:date="2019-03-09T09:55:00Z">
              <w:rPr/>
            </w:rPrChange>
          </w:rPr>
          <w:delText xml:space="preserve">making </w:delText>
        </w:r>
      </w:del>
      <w:ins w:id="50" w:author="Tim Challman" w:date="2019-03-09T07:43:00Z">
        <w:r w:rsidR="00894A34" w:rsidRPr="00A26112">
          <w:rPr>
            <w:lang w:val="en-GB"/>
            <w:rPrChange w:id="51" w:author="Tim Challman" w:date="2019-03-09T09:55:00Z">
              <w:rPr/>
            </w:rPrChange>
          </w:rPr>
          <w:t xml:space="preserve">makes </w:t>
        </w:r>
      </w:ins>
      <w:r w:rsidRPr="00A26112">
        <w:rPr>
          <w:lang w:val="en-GB"/>
          <w:rPrChange w:id="52" w:author="Tim Challman" w:date="2019-03-09T09:55:00Z">
            <w:rPr/>
          </w:rPrChange>
        </w:rPr>
        <w:t xml:space="preserve">prediction difficult. Researchers are devising new methods and algorithms in order to extract information to create robust predictive models. </w:t>
      </w:r>
      <w:del w:id="53" w:author="Tim Challman" w:date="2019-03-09T10:22:00Z">
        <w:r w:rsidRPr="00A26112" w:rsidDel="00BD7525">
          <w:rPr>
            <w:lang w:val="en-GB"/>
            <w:rPrChange w:id="54" w:author="Tim Challman" w:date="2019-03-09T09:55:00Z">
              <w:rPr/>
            </w:rPrChange>
          </w:rPr>
          <w:delText>M</w:delText>
        </w:r>
      </w:del>
      <w:del w:id="55" w:author="Tim Challman" w:date="2019-03-09T07:43:00Z">
        <w:r w:rsidRPr="00A26112" w:rsidDel="00894A34">
          <w:rPr>
            <w:lang w:val="en-GB"/>
            <w:rPrChange w:id="56" w:author="Tim Challman" w:date="2019-03-09T09:55:00Z">
              <w:rPr/>
            </w:rPrChange>
          </w:rPr>
          <w:delText>ostly such</w:delText>
        </w:r>
      </w:del>
      <w:ins w:id="57" w:author="Tim Challman" w:date="2019-03-09T07:43:00Z">
        <w:r w:rsidR="00894A34" w:rsidRPr="00A26112">
          <w:rPr>
            <w:lang w:val="en-GB"/>
            <w:rPrChange w:id="58" w:author="Tim Challman" w:date="2019-03-09T09:55:00Z">
              <w:rPr/>
            </w:rPrChange>
          </w:rPr>
          <w:t>Such</w:t>
        </w:r>
      </w:ins>
      <w:r w:rsidRPr="00A26112">
        <w:rPr>
          <w:lang w:val="en-GB"/>
          <w:rPrChange w:id="59" w:author="Tim Challman" w:date="2019-03-09T09:55:00Z">
            <w:rPr/>
          </w:rPrChange>
        </w:rPr>
        <w:t xml:space="preserve"> models </w:t>
      </w:r>
      <w:ins w:id="60" w:author="Tim Challman" w:date="2019-03-09T07:43:00Z">
        <w:r w:rsidR="00894A34" w:rsidRPr="00A26112">
          <w:rPr>
            <w:lang w:val="en-GB"/>
            <w:rPrChange w:id="61" w:author="Tim Challman" w:date="2019-03-09T09:55:00Z">
              <w:rPr/>
            </w:rPrChange>
          </w:rPr>
          <w:t xml:space="preserve">mostly </w:t>
        </w:r>
      </w:ins>
      <w:r w:rsidRPr="00A26112">
        <w:rPr>
          <w:lang w:val="en-GB"/>
          <w:rPrChange w:id="62" w:author="Tim Challman" w:date="2019-03-09T09:55:00Z">
            <w:rPr/>
          </w:rPrChange>
        </w:rPr>
        <w:t>contain predictor variables that are directly or indirectly correlated with other predictor variables. In addition</w:t>
      </w:r>
      <w:ins w:id="63" w:author="Tim Challman" w:date="2019-03-09T07:44:00Z">
        <w:r w:rsidR="00894A34" w:rsidRPr="00A26112">
          <w:rPr>
            <w:lang w:val="en-GB"/>
            <w:rPrChange w:id="64" w:author="Tim Challman" w:date="2019-03-09T09:55:00Z">
              <w:rPr/>
            </w:rPrChange>
          </w:rPr>
          <w:t>,</w:t>
        </w:r>
      </w:ins>
      <w:r w:rsidRPr="00A26112">
        <w:rPr>
          <w:lang w:val="en-GB"/>
          <w:rPrChange w:id="65" w:author="Tim Challman" w:date="2019-03-09T09:55:00Z">
            <w:rPr/>
          </w:rPrChange>
        </w:rPr>
        <w:t xml:space="preserve"> studies often </w:t>
      </w:r>
      <w:del w:id="66" w:author="Tim Challman" w:date="2019-03-09T07:44:00Z">
        <w:r w:rsidRPr="00A26112" w:rsidDel="00894A34">
          <w:rPr>
            <w:lang w:val="en-GB"/>
            <w:rPrChange w:id="67" w:author="Tim Challman" w:date="2019-03-09T09:55:00Z">
              <w:rPr/>
            </w:rPrChange>
          </w:rPr>
          <w:delText>constitute of</w:delText>
        </w:r>
      </w:del>
      <w:ins w:id="68" w:author="Tim Challman" w:date="2019-03-09T07:44:00Z">
        <w:r w:rsidR="00894A34" w:rsidRPr="00A26112">
          <w:rPr>
            <w:lang w:val="en-GB"/>
            <w:rPrChange w:id="69" w:author="Tim Challman" w:date="2019-03-09T09:55:00Z">
              <w:rPr/>
            </w:rPrChange>
          </w:rPr>
          <w:t>consist of</w:t>
        </w:r>
      </w:ins>
      <w:r w:rsidRPr="00A26112">
        <w:rPr>
          <w:lang w:val="en-GB"/>
          <w:rPrChange w:id="70" w:author="Tim Challman" w:date="2019-03-09T09:55:00Z">
            <w:rPr/>
          </w:rPrChange>
        </w:rPr>
        <w:t xml:space="preserve"> many response variables correlated with each other. These interlinked relationships influence any study, whether it is predictive </w:t>
      </w:r>
      <w:del w:id="71" w:author="Tim Challman" w:date="2019-03-09T10:22:00Z">
        <w:r w:rsidRPr="00A26112" w:rsidDel="00BD7525">
          <w:rPr>
            <w:lang w:val="en-GB"/>
            <w:rPrChange w:id="72" w:author="Tim Challman" w:date="2019-03-09T09:55:00Z">
              <w:rPr/>
            </w:rPrChange>
          </w:rPr>
          <w:delText>modeling</w:delText>
        </w:r>
      </w:del>
      <w:ins w:id="73" w:author="Tim Challman" w:date="2019-03-09T10:22:00Z">
        <w:r w:rsidR="00BD7525" w:rsidRPr="00A26112">
          <w:rPr>
            <w:lang w:val="en-GB"/>
          </w:rPr>
          <w:t>modelling</w:t>
        </w:r>
      </w:ins>
      <w:r w:rsidRPr="00A26112">
        <w:rPr>
          <w:lang w:val="en-GB"/>
          <w:rPrChange w:id="74" w:author="Tim Challman" w:date="2019-03-09T09:55:00Z">
            <w:rPr/>
          </w:rPrChange>
        </w:rPr>
        <w:t xml:space="preserve"> or inference.</w:t>
      </w:r>
    </w:p>
    <w:p w14:paraId="17E5F890" w14:textId="77777777" w:rsidR="0096095D" w:rsidRPr="00A26112" w:rsidRDefault="00CF708D">
      <w:pPr>
        <w:pStyle w:val="BodyText"/>
        <w:rPr>
          <w:lang w:val="en-GB"/>
          <w:rPrChange w:id="75" w:author="Tim Challman" w:date="2019-03-09T09:55:00Z">
            <w:rPr/>
          </w:rPrChange>
        </w:rPr>
      </w:pPr>
      <w:r w:rsidRPr="00A26112">
        <w:rPr>
          <w:lang w:val="en-GB"/>
          <w:rPrChange w:id="76" w:author="Tim Challman" w:date="2019-03-09T09:55:00Z">
            <w:rPr/>
          </w:rPrChange>
        </w:rPr>
        <w:t xml:space="preserve">Modern inter-disciplinary research fields such as chemometrics, econometrics and bioinformatics </w:t>
      </w:r>
      <w:del w:id="77" w:author="Tim Challman" w:date="2019-03-09T07:45:00Z">
        <w:r w:rsidRPr="00A26112" w:rsidDel="001D3122">
          <w:rPr>
            <w:lang w:val="en-GB"/>
            <w:rPrChange w:id="78" w:author="Tim Challman" w:date="2019-03-09T09:55:00Z">
              <w:rPr/>
            </w:rPrChange>
          </w:rPr>
          <w:delText>are handling</w:delText>
        </w:r>
      </w:del>
      <w:ins w:id="79" w:author="Tim Challman" w:date="2019-03-09T07:45:00Z">
        <w:r w:rsidR="001D3122" w:rsidRPr="00A26112">
          <w:rPr>
            <w:lang w:val="en-GB"/>
            <w:rPrChange w:id="80" w:author="Tim Challman" w:date="2019-03-09T09:55:00Z">
              <w:rPr/>
            </w:rPrChange>
          </w:rPr>
          <w:t>handle</w:t>
        </w:r>
      </w:ins>
      <w:r w:rsidRPr="00A26112">
        <w:rPr>
          <w:lang w:val="en-GB"/>
          <w:rPrChange w:id="81" w:author="Tim Challman" w:date="2019-03-09T09:55:00Z">
            <w:rPr/>
          </w:rPrChange>
        </w:rPr>
        <w:t xml:space="preserve"> multi-response models extensively. This paper attempts to compare some multivariate prediction methods based on their prediction performance on linear model data with specific properties. The properties include correlation between response variables, correlation between predictor variables, number of predictor variables and the position of relevant predictor components. These properties are discussed more </w:t>
      </w:r>
      <w:ins w:id="82" w:author="Tim Challman" w:date="2019-03-09T07:46:00Z">
        <w:r w:rsidR="001D3122" w:rsidRPr="00A26112">
          <w:rPr>
            <w:lang w:val="en-GB"/>
            <w:rPrChange w:id="83" w:author="Tim Challman" w:date="2019-03-09T09:55:00Z">
              <w:rPr/>
            </w:rPrChange>
          </w:rPr>
          <w:t xml:space="preserve">fully </w:t>
        </w:r>
      </w:ins>
      <w:r w:rsidRPr="00A26112">
        <w:rPr>
          <w:lang w:val="en-GB"/>
          <w:rPrChange w:id="84" w:author="Tim Challman" w:date="2019-03-09T09:55:00Z">
            <w:rPr/>
          </w:rPrChange>
        </w:rPr>
        <w:t xml:space="preserve">in the </w:t>
      </w:r>
      <w:commentRangeStart w:id="85"/>
      <w:r w:rsidR="00A52EAC" w:rsidRPr="00A26112">
        <w:rPr>
          <w:lang w:val="en-GB"/>
          <w:rPrChange w:id="86" w:author="Tim Challman" w:date="2019-03-09T09:55:00Z">
            <w:rPr/>
          </w:rPrChange>
        </w:rPr>
        <w:fldChar w:fldCharType="begin"/>
      </w:r>
      <w:r w:rsidR="00A52EAC" w:rsidRPr="00A26112">
        <w:rPr>
          <w:lang w:val="en-GB"/>
          <w:rPrChange w:id="87" w:author="Tim Challman" w:date="2019-03-09T09:55:00Z">
            <w:rPr/>
          </w:rPrChange>
        </w:rPr>
        <w:instrText xml:space="preserve"> HYPERLINK \l "experimental-design" \h </w:instrText>
      </w:r>
      <w:r w:rsidR="00A52EAC" w:rsidRPr="00A26112">
        <w:rPr>
          <w:lang w:val="en-GB"/>
          <w:rPrChange w:id="88" w:author="Tim Challman" w:date="2019-03-09T09:55:00Z">
            <w:rPr>
              <w:rStyle w:val="Hyperlink"/>
            </w:rPr>
          </w:rPrChange>
        </w:rPr>
        <w:fldChar w:fldCharType="separate"/>
      </w:r>
      <w:r w:rsidRPr="00A26112">
        <w:rPr>
          <w:rStyle w:val="Hyperlink"/>
          <w:lang w:val="en-GB"/>
          <w:rPrChange w:id="89" w:author="Tim Challman" w:date="2019-03-09T09:55:00Z">
            <w:rPr>
              <w:rStyle w:val="Hyperlink"/>
            </w:rPr>
          </w:rPrChange>
        </w:rPr>
        <w:t>Experimental Design</w:t>
      </w:r>
      <w:r w:rsidR="00A52EAC" w:rsidRPr="00A26112">
        <w:rPr>
          <w:rStyle w:val="Hyperlink"/>
          <w:lang w:val="en-GB"/>
          <w:rPrChange w:id="90" w:author="Tim Challman" w:date="2019-03-09T09:55:00Z">
            <w:rPr>
              <w:rStyle w:val="Hyperlink"/>
            </w:rPr>
          </w:rPrChange>
        </w:rPr>
        <w:fldChar w:fldCharType="end"/>
      </w:r>
      <w:r w:rsidRPr="00A26112">
        <w:rPr>
          <w:lang w:val="en-GB"/>
          <w:rPrChange w:id="91" w:author="Tim Challman" w:date="2019-03-09T09:55:00Z">
            <w:rPr/>
          </w:rPrChange>
        </w:rPr>
        <w:t xml:space="preserve"> </w:t>
      </w:r>
      <w:commentRangeEnd w:id="85"/>
      <w:r w:rsidR="001D3122" w:rsidRPr="00A26112">
        <w:rPr>
          <w:rStyle w:val="CommentReference"/>
          <w:lang w:val="en-GB"/>
          <w:rPrChange w:id="92" w:author="Tim Challman" w:date="2019-03-09T09:55:00Z">
            <w:rPr>
              <w:rStyle w:val="CommentReference"/>
            </w:rPr>
          </w:rPrChange>
        </w:rPr>
        <w:commentReference w:id="85"/>
      </w:r>
      <w:r w:rsidRPr="00A26112">
        <w:rPr>
          <w:lang w:val="en-GB"/>
          <w:rPrChange w:id="93" w:author="Tim Challman" w:date="2019-03-09T09:55:00Z">
            <w:rPr/>
          </w:rPrChange>
        </w:rPr>
        <w:t>section. Among others</w:t>
      </w:r>
      <w:ins w:id="94" w:author="Tim Challman" w:date="2019-03-09T07:46:00Z">
        <w:r w:rsidR="001D3122" w:rsidRPr="00A26112">
          <w:rPr>
            <w:lang w:val="en-GB"/>
            <w:rPrChange w:id="95" w:author="Tim Challman" w:date="2019-03-09T09:55:00Z">
              <w:rPr/>
            </w:rPrChange>
          </w:rPr>
          <w:t>,</w:t>
        </w:r>
      </w:ins>
      <w:r w:rsidRPr="00A26112">
        <w:rPr>
          <w:lang w:val="en-GB"/>
          <w:rPrChange w:id="96" w:author="Tim Challman" w:date="2019-03-09T09:55:00Z">
            <w:rPr/>
          </w:rPrChange>
        </w:rPr>
        <w:t xml:space="preserve"> Sæbø, Almøy</w:t>
      </w:r>
      <w:del w:id="97" w:author="Tim Challman" w:date="2019-03-09T07:47:00Z">
        <w:r w:rsidRPr="00A26112" w:rsidDel="001D3122">
          <w:rPr>
            <w:lang w:val="en-GB"/>
            <w:rPrChange w:id="98" w:author="Tim Challman" w:date="2019-03-09T09:55:00Z">
              <w:rPr/>
            </w:rPrChange>
          </w:rPr>
          <w:delText>,</w:delText>
        </w:r>
      </w:del>
      <w:r w:rsidRPr="00A26112">
        <w:rPr>
          <w:lang w:val="en-GB"/>
          <w:rPrChange w:id="99" w:author="Tim Challman" w:date="2019-03-09T09:55:00Z">
            <w:rPr/>
          </w:rPrChange>
        </w:rPr>
        <w:t xml:space="preserve"> and Helland (</w:t>
      </w:r>
      <w:r w:rsidR="00A52EAC" w:rsidRPr="00A26112">
        <w:rPr>
          <w:lang w:val="en-GB"/>
          <w:rPrChange w:id="100" w:author="Tim Challman" w:date="2019-03-09T09:55:00Z">
            <w:rPr/>
          </w:rPrChange>
        </w:rPr>
        <w:fldChar w:fldCharType="begin"/>
      </w:r>
      <w:r w:rsidR="00A52EAC" w:rsidRPr="00A26112">
        <w:rPr>
          <w:lang w:val="en-GB"/>
          <w:rPrChange w:id="101" w:author="Tim Challman" w:date="2019-03-09T09:55:00Z">
            <w:rPr/>
          </w:rPrChange>
        </w:rPr>
        <w:instrText xml:space="preserve"> HYPERLINK \l "ref-saebo2015simrel" \h </w:instrText>
      </w:r>
      <w:r w:rsidR="00A52EAC" w:rsidRPr="00A26112">
        <w:rPr>
          <w:lang w:val="en-GB"/>
          <w:rPrChange w:id="102" w:author="Tim Challman" w:date="2019-03-09T09:55:00Z">
            <w:rPr>
              <w:rStyle w:val="Hyperlink"/>
            </w:rPr>
          </w:rPrChange>
        </w:rPr>
        <w:fldChar w:fldCharType="separate"/>
      </w:r>
      <w:r w:rsidRPr="00A26112">
        <w:rPr>
          <w:rStyle w:val="Hyperlink"/>
          <w:lang w:val="en-GB"/>
          <w:rPrChange w:id="103" w:author="Tim Challman" w:date="2019-03-09T09:55:00Z">
            <w:rPr>
              <w:rStyle w:val="Hyperlink"/>
            </w:rPr>
          </w:rPrChange>
        </w:rPr>
        <w:t>2015</w:t>
      </w:r>
      <w:r w:rsidR="00A52EAC" w:rsidRPr="00A26112">
        <w:rPr>
          <w:rStyle w:val="Hyperlink"/>
          <w:lang w:val="en-GB"/>
          <w:rPrChange w:id="104" w:author="Tim Challman" w:date="2019-03-09T09:55:00Z">
            <w:rPr>
              <w:rStyle w:val="Hyperlink"/>
            </w:rPr>
          </w:rPrChange>
        </w:rPr>
        <w:fldChar w:fldCharType="end"/>
      </w:r>
      <w:r w:rsidRPr="00A26112">
        <w:rPr>
          <w:lang w:val="en-GB"/>
          <w:rPrChange w:id="105" w:author="Tim Challman" w:date="2019-03-09T09:55:00Z">
            <w:rPr/>
          </w:rPrChange>
        </w:rPr>
        <w:t>) and Almøy (</w:t>
      </w:r>
      <w:r w:rsidR="00A52EAC" w:rsidRPr="00A26112">
        <w:rPr>
          <w:lang w:val="en-GB"/>
          <w:rPrChange w:id="106" w:author="Tim Challman" w:date="2019-03-09T09:55:00Z">
            <w:rPr/>
          </w:rPrChange>
        </w:rPr>
        <w:fldChar w:fldCharType="begin"/>
      </w:r>
      <w:r w:rsidR="00A52EAC" w:rsidRPr="00A26112">
        <w:rPr>
          <w:lang w:val="en-GB"/>
          <w:rPrChange w:id="107" w:author="Tim Challman" w:date="2019-03-09T09:55:00Z">
            <w:rPr/>
          </w:rPrChange>
        </w:rPr>
        <w:instrText xml:space="preserve"> HYPERLINK \l "ref-Alm_y_1996" \h </w:instrText>
      </w:r>
      <w:r w:rsidR="00A52EAC" w:rsidRPr="00A26112">
        <w:rPr>
          <w:lang w:val="en-GB"/>
          <w:rPrChange w:id="108" w:author="Tim Challman" w:date="2019-03-09T09:55:00Z">
            <w:rPr>
              <w:rStyle w:val="Hyperlink"/>
            </w:rPr>
          </w:rPrChange>
        </w:rPr>
        <w:fldChar w:fldCharType="separate"/>
      </w:r>
      <w:r w:rsidRPr="00A26112">
        <w:rPr>
          <w:rStyle w:val="Hyperlink"/>
          <w:lang w:val="en-GB"/>
          <w:rPrChange w:id="109" w:author="Tim Challman" w:date="2019-03-09T09:55:00Z">
            <w:rPr>
              <w:rStyle w:val="Hyperlink"/>
            </w:rPr>
          </w:rPrChange>
        </w:rPr>
        <w:t>1996</w:t>
      </w:r>
      <w:r w:rsidR="00A52EAC" w:rsidRPr="00A26112">
        <w:rPr>
          <w:rStyle w:val="Hyperlink"/>
          <w:lang w:val="en-GB"/>
          <w:rPrChange w:id="110" w:author="Tim Challman" w:date="2019-03-09T09:55:00Z">
            <w:rPr>
              <w:rStyle w:val="Hyperlink"/>
            </w:rPr>
          </w:rPrChange>
        </w:rPr>
        <w:fldChar w:fldCharType="end"/>
      </w:r>
      <w:r w:rsidRPr="00A26112">
        <w:rPr>
          <w:lang w:val="en-GB"/>
          <w:rPrChange w:id="111" w:author="Tim Challman" w:date="2019-03-09T09:55:00Z">
            <w:rPr/>
          </w:rPrChange>
        </w:rPr>
        <w:t xml:space="preserve">) have </w:t>
      </w:r>
      <w:del w:id="112" w:author="Tim Challman" w:date="2019-03-09T07:47:00Z">
        <w:r w:rsidRPr="00A26112" w:rsidDel="001D3122">
          <w:rPr>
            <w:lang w:val="en-GB"/>
            <w:rPrChange w:id="113" w:author="Tim Challman" w:date="2019-03-09T09:55:00Z">
              <w:rPr/>
            </w:rPrChange>
          </w:rPr>
          <w:delText xml:space="preserve">made </w:delText>
        </w:r>
      </w:del>
      <w:ins w:id="114" w:author="Tim Challman" w:date="2019-03-09T07:47:00Z">
        <w:r w:rsidR="001D3122" w:rsidRPr="00A26112">
          <w:rPr>
            <w:lang w:val="en-GB"/>
            <w:rPrChange w:id="115" w:author="Tim Challman" w:date="2019-03-09T09:55:00Z">
              <w:rPr/>
            </w:rPrChange>
          </w:rPr>
          <w:t xml:space="preserve">conducted </w:t>
        </w:r>
      </w:ins>
      <w:r w:rsidRPr="00A26112">
        <w:rPr>
          <w:lang w:val="en-GB"/>
          <w:rPrChange w:id="116" w:author="Tim Challman" w:date="2019-03-09T09:55:00Z">
            <w:rPr/>
          </w:rPrChange>
        </w:rPr>
        <w:t>a similar comparison in the single response setting. In addition, Rimal, Almøy</w:t>
      </w:r>
      <w:del w:id="117" w:author="Tim Challman" w:date="2019-03-09T07:47:00Z">
        <w:r w:rsidRPr="00A26112" w:rsidDel="001D3122">
          <w:rPr>
            <w:lang w:val="en-GB"/>
            <w:rPrChange w:id="118" w:author="Tim Challman" w:date="2019-03-09T09:55:00Z">
              <w:rPr/>
            </w:rPrChange>
          </w:rPr>
          <w:delText>,</w:delText>
        </w:r>
      </w:del>
      <w:r w:rsidRPr="00A26112">
        <w:rPr>
          <w:lang w:val="en-GB"/>
          <w:rPrChange w:id="119" w:author="Tim Challman" w:date="2019-03-09T09:55:00Z">
            <w:rPr/>
          </w:rPrChange>
        </w:rPr>
        <w:t xml:space="preserve"> and Sæbø (</w:t>
      </w:r>
      <w:r w:rsidR="00A52EAC" w:rsidRPr="00A26112">
        <w:rPr>
          <w:lang w:val="en-GB"/>
          <w:rPrChange w:id="120" w:author="Tim Challman" w:date="2019-03-09T09:55:00Z">
            <w:rPr/>
          </w:rPrChange>
        </w:rPr>
        <w:fldChar w:fldCharType="begin"/>
      </w:r>
      <w:r w:rsidR="00A52EAC" w:rsidRPr="00A26112">
        <w:rPr>
          <w:lang w:val="en-GB"/>
          <w:rPrChange w:id="121" w:author="Tim Challman" w:date="2019-03-09T09:55:00Z">
            <w:rPr/>
          </w:rPrChange>
        </w:rPr>
        <w:instrText xml:space="preserve"> HYPERLINK \l "ref-Rimal2018" \h </w:instrText>
      </w:r>
      <w:r w:rsidR="00A52EAC" w:rsidRPr="00A26112">
        <w:rPr>
          <w:lang w:val="en-GB"/>
          <w:rPrChange w:id="122" w:author="Tim Challman" w:date="2019-03-09T09:55:00Z">
            <w:rPr>
              <w:rStyle w:val="Hyperlink"/>
            </w:rPr>
          </w:rPrChange>
        </w:rPr>
        <w:fldChar w:fldCharType="separate"/>
      </w:r>
      <w:r w:rsidRPr="00A26112">
        <w:rPr>
          <w:rStyle w:val="Hyperlink"/>
          <w:lang w:val="en-GB"/>
          <w:rPrChange w:id="123" w:author="Tim Challman" w:date="2019-03-09T09:55:00Z">
            <w:rPr>
              <w:rStyle w:val="Hyperlink"/>
            </w:rPr>
          </w:rPrChange>
        </w:rPr>
        <w:t>2018</w:t>
      </w:r>
      <w:r w:rsidR="00A52EAC" w:rsidRPr="00A26112">
        <w:rPr>
          <w:rStyle w:val="Hyperlink"/>
          <w:lang w:val="en-GB"/>
          <w:rPrChange w:id="124" w:author="Tim Challman" w:date="2019-03-09T09:55:00Z">
            <w:rPr>
              <w:rStyle w:val="Hyperlink"/>
            </w:rPr>
          </w:rPrChange>
        </w:rPr>
        <w:fldChar w:fldCharType="end"/>
      </w:r>
      <w:r w:rsidRPr="00A26112">
        <w:rPr>
          <w:lang w:val="en-GB"/>
          <w:rPrChange w:id="125" w:author="Tim Challman" w:date="2019-03-09T09:55:00Z">
            <w:rPr/>
          </w:rPrChange>
        </w:rPr>
        <w:t xml:space="preserve">) </w:t>
      </w:r>
      <w:del w:id="126" w:author="Tim Challman" w:date="2019-03-09T07:47:00Z">
        <w:r w:rsidRPr="00A26112" w:rsidDel="001D3122">
          <w:rPr>
            <w:lang w:val="en-GB"/>
            <w:rPrChange w:id="127" w:author="Tim Challman" w:date="2019-03-09T09:55:00Z">
              <w:rPr/>
            </w:rPrChange>
          </w:rPr>
          <w:delText xml:space="preserve">has </w:delText>
        </w:r>
      </w:del>
      <w:ins w:id="128" w:author="Tim Challman" w:date="2019-03-09T07:47:00Z">
        <w:r w:rsidR="001D3122" w:rsidRPr="00A26112">
          <w:rPr>
            <w:lang w:val="en-GB"/>
            <w:rPrChange w:id="129" w:author="Tim Challman" w:date="2019-03-09T09:55:00Z">
              <w:rPr/>
            </w:rPrChange>
          </w:rPr>
          <w:t xml:space="preserve">have </w:t>
        </w:r>
      </w:ins>
      <w:r w:rsidRPr="00A26112">
        <w:rPr>
          <w:lang w:val="en-GB"/>
          <w:rPrChange w:id="130" w:author="Tim Challman" w:date="2019-03-09T09:55:00Z">
            <w:rPr/>
          </w:rPrChange>
        </w:rPr>
        <w:t xml:space="preserve">also </w:t>
      </w:r>
      <w:del w:id="131" w:author="Tim Challman" w:date="2019-03-09T07:48:00Z">
        <w:r w:rsidRPr="00A26112" w:rsidDel="001D3122">
          <w:rPr>
            <w:lang w:val="en-GB"/>
            <w:rPrChange w:id="132" w:author="Tim Challman" w:date="2019-03-09T09:55:00Z">
              <w:rPr/>
            </w:rPrChange>
          </w:rPr>
          <w:delText xml:space="preserve">made </w:delText>
        </w:r>
      </w:del>
      <w:ins w:id="133" w:author="Tim Challman" w:date="2019-03-09T07:48:00Z">
        <w:r w:rsidR="001D3122" w:rsidRPr="00A26112">
          <w:rPr>
            <w:lang w:val="en-GB"/>
            <w:rPrChange w:id="134" w:author="Tim Challman" w:date="2019-03-09T09:55:00Z">
              <w:rPr/>
            </w:rPrChange>
          </w:rPr>
          <w:t xml:space="preserve">conducted </w:t>
        </w:r>
      </w:ins>
      <w:r w:rsidRPr="00A26112">
        <w:rPr>
          <w:lang w:val="en-GB"/>
          <w:rPrChange w:id="135" w:author="Tim Challman" w:date="2019-03-09T09:55:00Z">
            <w:rPr/>
          </w:rPrChange>
        </w:rPr>
        <w:t xml:space="preserve">a basic comparison </w:t>
      </w:r>
      <w:del w:id="136" w:author="Tim Challman" w:date="2019-03-09T07:48:00Z">
        <w:r w:rsidRPr="00A26112" w:rsidDel="001D3122">
          <w:rPr>
            <w:lang w:val="en-GB"/>
            <w:rPrChange w:id="137" w:author="Tim Challman" w:date="2019-03-09T09:55:00Z">
              <w:rPr/>
            </w:rPrChange>
          </w:rPr>
          <w:delText xml:space="preserve">on </w:delText>
        </w:r>
      </w:del>
      <w:ins w:id="138" w:author="Tim Challman" w:date="2019-03-09T07:48:00Z">
        <w:r w:rsidR="001D3122" w:rsidRPr="00A26112">
          <w:rPr>
            <w:lang w:val="en-GB"/>
            <w:rPrChange w:id="139" w:author="Tim Challman" w:date="2019-03-09T09:55:00Z">
              <w:rPr/>
            </w:rPrChange>
          </w:rPr>
          <w:t xml:space="preserve">of </w:t>
        </w:r>
      </w:ins>
      <w:r w:rsidRPr="00A26112">
        <w:rPr>
          <w:lang w:val="en-GB"/>
          <w:rPrChange w:id="140" w:author="Tim Challman" w:date="2019-03-09T09:55:00Z">
            <w:rPr/>
          </w:rPrChange>
        </w:rPr>
        <w:t xml:space="preserve">some prediction methods and their interaction with the data properties of a multi-response model. The main aim of this paper is to present a comprehensive comparison of contemporary prediction methods such as simultaneous envelope estimation (Senv) </w:t>
      </w:r>
      <w:r w:rsidRPr="00A26112">
        <w:rPr>
          <w:lang w:val="en-GB"/>
          <w:rPrChange w:id="141" w:author="Tim Challman" w:date="2019-03-09T09:55:00Z">
            <w:rPr/>
          </w:rPrChange>
        </w:rPr>
        <w:lastRenderedPageBreak/>
        <w:t xml:space="preserve">(R. Dennis Cook and Zhang </w:t>
      </w:r>
      <w:r w:rsidR="00A52EAC" w:rsidRPr="00A26112">
        <w:rPr>
          <w:lang w:val="en-GB"/>
          <w:rPrChange w:id="142" w:author="Tim Challman" w:date="2019-03-09T09:55:00Z">
            <w:rPr/>
          </w:rPrChange>
        </w:rPr>
        <w:fldChar w:fldCharType="begin"/>
      </w:r>
      <w:r w:rsidR="00A52EAC" w:rsidRPr="00A26112">
        <w:rPr>
          <w:lang w:val="en-GB"/>
          <w:rPrChange w:id="143" w:author="Tim Challman" w:date="2019-03-09T09:55:00Z">
            <w:rPr/>
          </w:rPrChange>
        </w:rPr>
        <w:instrText xml:space="preserve"> HYPERLINK \l "ref-cook2015simultaneous" \h </w:instrText>
      </w:r>
      <w:r w:rsidR="00A52EAC" w:rsidRPr="00A26112">
        <w:rPr>
          <w:lang w:val="en-GB"/>
          <w:rPrChange w:id="144" w:author="Tim Challman" w:date="2019-03-09T09:55:00Z">
            <w:rPr>
              <w:rStyle w:val="Hyperlink"/>
            </w:rPr>
          </w:rPrChange>
        </w:rPr>
        <w:fldChar w:fldCharType="separate"/>
      </w:r>
      <w:r w:rsidRPr="00A26112">
        <w:rPr>
          <w:rStyle w:val="Hyperlink"/>
          <w:lang w:val="en-GB"/>
          <w:rPrChange w:id="145" w:author="Tim Challman" w:date="2019-03-09T09:55:00Z">
            <w:rPr>
              <w:rStyle w:val="Hyperlink"/>
            </w:rPr>
          </w:rPrChange>
        </w:rPr>
        <w:t>2015</w:t>
      </w:r>
      <w:r w:rsidR="00A52EAC" w:rsidRPr="00A26112">
        <w:rPr>
          <w:rStyle w:val="Hyperlink"/>
          <w:lang w:val="en-GB"/>
          <w:rPrChange w:id="146" w:author="Tim Challman" w:date="2019-03-09T09:55:00Z">
            <w:rPr>
              <w:rStyle w:val="Hyperlink"/>
            </w:rPr>
          </w:rPrChange>
        </w:rPr>
        <w:fldChar w:fldCharType="end"/>
      </w:r>
      <w:r w:rsidRPr="00A26112">
        <w:rPr>
          <w:lang w:val="en-GB"/>
          <w:rPrChange w:id="147" w:author="Tim Challman" w:date="2019-03-09T09:55:00Z">
            <w:rPr/>
          </w:rPrChange>
        </w:rPr>
        <w:t xml:space="preserve">) and envelope estimation in predictor space (Xenv) (R Dennis Cook, Li, and Chiaromonte </w:t>
      </w:r>
      <w:r w:rsidR="00A52EAC" w:rsidRPr="00A26112">
        <w:rPr>
          <w:lang w:val="en-GB"/>
          <w:rPrChange w:id="148" w:author="Tim Challman" w:date="2019-03-09T09:55:00Z">
            <w:rPr/>
          </w:rPrChange>
        </w:rPr>
        <w:fldChar w:fldCharType="begin"/>
      </w:r>
      <w:r w:rsidR="00A52EAC" w:rsidRPr="00A26112">
        <w:rPr>
          <w:lang w:val="en-GB"/>
          <w:rPrChange w:id="149" w:author="Tim Challman" w:date="2019-03-09T09:55:00Z">
            <w:rPr/>
          </w:rPrChange>
        </w:rPr>
        <w:instrText xml:space="preserve"> HYPERLINK \l "ref-cook2010envelope" \h </w:instrText>
      </w:r>
      <w:r w:rsidR="00A52EAC" w:rsidRPr="00A26112">
        <w:rPr>
          <w:lang w:val="en-GB"/>
          <w:rPrChange w:id="150" w:author="Tim Challman" w:date="2019-03-09T09:55:00Z">
            <w:rPr>
              <w:rStyle w:val="Hyperlink"/>
            </w:rPr>
          </w:rPrChange>
        </w:rPr>
        <w:fldChar w:fldCharType="separate"/>
      </w:r>
      <w:r w:rsidRPr="00A26112">
        <w:rPr>
          <w:rStyle w:val="Hyperlink"/>
          <w:lang w:val="en-GB"/>
          <w:rPrChange w:id="151" w:author="Tim Challman" w:date="2019-03-09T09:55:00Z">
            <w:rPr>
              <w:rStyle w:val="Hyperlink"/>
            </w:rPr>
          </w:rPrChange>
        </w:rPr>
        <w:t>2010</w:t>
      </w:r>
      <w:r w:rsidR="00A52EAC" w:rsidRPr="00A26112">
        <w:rPr>
          <w:rStyle w:val="Hyperlink"/>
          <w:lang w:val="en-GB"/>
          <w:rPrChange w:id="152" w:author="Tim Challman" w:date="2019-03-09T09:55:00Z">
            <w:rPr>
              <w:rStyle w:val="Hyperlink"/>
            </w:rPr>
          </w:rPrChange>
        </w:rPr>
        <w:fldChar w:fldCharType="end"/>
      </w:r>
      <w:r w:rsidRPr="00A26112">
        <w:rPr>
          <w:lang w:val="en-GB"/>
          <w:rPrChange w:id="153" w:author="Tim Challman" w:date="2019-03-09T09:55:00Z">
            <w:rPr/>
          </w:rPrChange>
        </w:rPr>
        <w:t>) with customary prediction methods such as Principal Component Regression (PCR), Partial Least Squares Regression (PLS) using simulated dataset with controlled properties. In the case of PLS, we have used PLS1 which fits individual response separately and PLS2 which fits all the responses together. An experimental design and the methods under comparison are discussed further, followed by a brief discussion of the strategy behind the data simulation.</w:t>
      </w:r>
    </w:p>
    <w:p w14:paraId="6C7D5B84" w14:textId="77777777" w:rsidR="0096095D" w:rsidRPr="00A26112" w:rsidRDefault="00CF708D">
      <w:pPr>
        <w:pStyle w:val="Heading1"/>
        <w:rPr>
          <w:lang w:val="en-GB"/>
          <w:rPrChange w:id="154" w:author="Tim Challman" w:date="2019-03-09T09:55:00Z">
            <w:rPr/>
          </w:rPrChange>
        </w:rPr>
      </w:pPr>
      <w:bookmarkStart w:id="155" w:name="simulation-model"/>
      <w:bookmarkEnd w:id="155"/>
      <w:r w:rsidRPr="00A26112">
        <w:rPr>
          <w:lang w:val="en-GB"/>
          <w:rPrChange w:id="156" w:author="Tim Challman" w:date="2019-03-09T09:55:00Z">
            <w:rPr/>
          </w:rPrChange>
        </w:rPr>
        <w:t>Simulation Model</w:t>
      </w:r>
    </w:p>
    <w:p w14:paraId="202CC16E" w14:textId="77777777" w:rsidR="0096095D" w:rsidRPr="00A26112" w:rsidRDefault="00CF708D">
      <w:pPr>
        <w:pStyle w:val="FirstParagraph"/>
        <w:rPr>
          <w:lang w:val="en-GB"/>
          <w:rPrChange w:id="157" w:author="Tim Challman" w:date="2019-03-09T09:55:00Z">
            <w:rPr/>
          </w:rPrChange>
        </w:rPr>
      </w:pPr>
      <w:r w:rsidRPr="00A26112">
        <w:rPr>
          <w:lang w:val="en-GB"/>
          <w:rPrChange w:id="158" w:author="Tim Challman" w:date="2019-03-09T09:55:00Z">
            <w:rPr/>
          </w:rPrChange>
        </w:rPr>
        <w:t xml:space="preserve">Consider a model where the response vector </w:t>
      </w:r>
      <m:oMath>
        <m:r>
          <w:rPr>
            <w:rFonts w:ascii="Cambria Math" w:hAnsi="Cambria Math"/>
            <w:lang w:val="en-GB"/>
            <w:rPrChange w:id="159" w:author="Tim Challman" w:date="2019-03-09T09:55:00Z">
              <w:rPr>
                <w:rFonts w:ascii="Cambria Math" w:hAnsi="Cambria Math"/>
              </w:rPr>
            </w:rPrChange>
          </w:rPr>
          <m:t>(</m:t>
        </m:r>
        <m:r>
          <m:rPr>
            <m:sty m:val="b"/>
          </m:rPr>
          <w:rPr>
            <w:rFonts w:ascii="Cambria Math" w:hAnsi="Cambria Math"/>
            <w:lang w:val="en-GB"/>
            <w:rPrChange w:id="160" w:author="Tim Challman" w:date="2019-03-09T09:55:00Z">
              <w:rPr>
                <w:rFonts w:ascii="Cambria Math" w:hAnsi="Cambria Math"/>
              </w:rPr>
            </w:rPrChange>
          </w:rPr>
          <m:t>y</m:t>
        </m:r>
        <m:r>
          <w:rPr>
            <w:rFonts w:ascii="Cambria Math" w:hAnsi="Cambria Math"/>
            <w:lang w:val="en-GB"/>
            <w:rPrChange w:id="161" w:author="Tim Challman" w:date="2019-03-09T09:55:00Z">
              <w:rPr>
                <w:rFonts w:ascii="Cambria Math" w:hAnsi="Cambria Math"/>
              </w:rPr>
            </w:rPrChange>
          </w:rPr>
          <m:t>)</m:t>
        </m:r>
      </m:oMath>
      <w:r w:rsidRPr="00A26112">
        <w:rPr>
          <w:lang w:val="en-GB"/>
          <w:rPrChange w:id="162" w:author="Tim Challman" w:date="2019-03-09T09:55:00Z">
            <w:rPr/>
          </w:rPrChange>
        </w:rPr>
        <w:t xml:space="preserve"> with </w:t>
      </w:r>
      <m:oMath>
        <m:r>
          <w:rPr>
            <w:rFonts w:ascii="Cambria Math" w:hAnsi="Cambria Math"/>
            <w:lang w:val="en-GB"/>
            <w:rPrChange w:id="163" w:author="Tim Challman" w:date="2019-03-09T09:55:00Z">
              <w:rPr>
                <w:rFonts w:ascii="Cambria Math" w:hAnsi="Cambria Math"/>
              </w:rPr>
            </w:rPrChange>
          </w:rPr>
          <m:t>m</m:t>
        </m:r>
      </m:oMath>
      <w:r w:rsidRPr="00A26112">
        <w:rPr>
          <w:lang w:val="en-GB"/>
          <w:rPrChange w:id="164" w:author="Tim Challman" w:date="2019-03-09T09:55:00Z">
            <w:rPr/>
          </w:rPrChange>
        </w:rPr>
        <w:t xml:space="preserve"> elements and predictor vector </w:t>
      </w:r>
      <m:oMath>
        <m:r>
          <w:rPr>
            <w:rFonts w:ascii="Cambria Math" w:hAnsi="Cambria Math"/>
            <w:lang w:val="en-GB"/>
            <w:rPrChange w:id="165" w:author="Tim Challman" w:date="2019-03-09T09:55:00Z">
              <w:rPr>
                <w:rFonts w:ascii="Cambria Math" w:hAnsi="Cambria Math"/>
              </w:rPr>
            </w:rPrChange>
          </w:rPr>
          <m:t>(</m:t>
        </m:r>
        <m:r>
          <m:rPr>
            <m:sty m:val="b"/>
          </m:rPr>
          <w:rPr>
            <w:rFonts w:ascii="Cambria Math" w:hAnsi="Cambria Math"/>
            <w:lang w:val="en-GB"/>
            <w:rPrChange w:id="166" w:author="Tim Challman" w:date="2019-03-09T09:55:00Z">
              <w:rPr>
                <w:rFonts w:ascii="Cambria Math" w:hAnsi="Cambria Math"/>
              </w:rPr>
            </w:rPrChange>
          </w:rPr>
          <m:t>x</m:t>
        </m:r>
        <m:r>
          <w:rPr>
            <w:rFonts w:ascii="Cambria Math" w:hAnsi="Cambria Math"/>
            <w:lang w:val="en-GB"/>
            <w:rPrChange w:id="167" w:author="Tim Challman" w:date="2019-03-09T09:55:00Z">
              <w:rPr>
                <w:rFonts w:ascii="Cambria Math" w:hAnsi="Cambria Math"/>
              </w:rPr>
            </w:rPrChange>
          </w:rPr>
          <m:t>)</m:t>
        </m:r>
      </m:oMath>
      <w:r w:rsidRPr="00A26112">
        <w:rPr>
          <w:lang w:val="en-GB"/>
          <w:rPrChange w:id="168" w:author="Tim Challman" w:date="2019-03-09T09:55:00Z">
            <w:rPr/>
          </w:rPrChange>
        </w:rPr>
        <w:t xml:space="preserve"> with </w:t>
      </w:r>
      <m:oMath>
        <m:r>
          <w:rPr>
            <w:rFonts w:ascii="Cambria Math" w:hAnsi="Cambria Math"/>
            <w:lang w:val="en-GB"/>
            <w:rPrChange w:id="169" w:author="Tim Challman" w:date="2019-03-09T09:55:00Z">
              <w:rPr>
                <w:rFonts w:ascii="Cambria Math" w:hAnsi="Cambria Math"/>
              </w:rPr>
            </w:rPrChange>
          </w:rPr>
          <m:t>p</m:t>
        </m:r>
      </m:oMath>
      <w:r w:rsidRPr="00A26112">
        <w:rPr>
          <w:lang w:val="en-GB"/>
          <w:rPrChange w:id="170" w:author="Tim Challman" w:date="2019-03-09T09:55:00Z">
            <w:rPr/>
          </w:rPrChange>
        </w:rPr>
        <w:t xml:space="preserve"> elements follow a multivariate normal distribution as follows,</w:t>
      </w:r>
    </w:p>
    <w:p w14:paraId="700550C8" w14:textId="77777777" w:rsidR="0096095D" w:rsidRPr="00A26112" w:rsidRDefault="00675228">
      <w:pPr>
        <w:pStyle w:val="BodyText"/>
        <w:rPr>
          <w:lang w:val="en-GB"/>
          <w:rPrChange w:id="171" w:author="Tim Challman" w:date="2019-03-09T09:55:00Z">
            <w:rPr/>
          </w:rPrChange>
        </w:rPr>
      </w:pPr>
      <m:oMathPara>
        <m:oMathParaPr>
          <m:jc m:val="center"/>
        </m:oMathParaPr>
        <m:oMath>
          <m:d>
            <m:dPr>
              <m:begChr m:val="["/>
              <m:endChr m:val="]"/>
              <m:ctrlPr>
                <w:rPr>
                  <w:rFonts w:ascii="Cambria Math" w:hAnsi="Cambria Math"/>
                  <w:lang w:val="en-GB"/>
                </w:rPr>
              </m:ctrlPr>
            </m:dPr>
            <m:e>
              <m:m>
                <m:mPr>
                  <m:plcHide m:val="1"/>
                  <m:mcs>
                    <m:mc>
                      <m:mcPr>
                        <m:count m:val="1"/>
                        <m:mcJc m:val="center"/>
                      </m:mcPr>
                    </m:mc>
                  </m:mcs>
                  <m:ctrlPr>
                    <w:rPr>
                      <w:rFonts w:ascii="Cambria Math" w:hAnsi="Cambria Math"/>
                      <w:lang w:val="en-GB"/>
                    </w:rPr>
                  </m:ctrlPr>
                </m:mPr>
                <m:mr>
                  <m:e>
                    <m:r>
                      <m:rPr>
                        <m:sty m:val="b"/>
                      </m:rPr>
                      <w:rPr>
                        <w:rFonts w:ascii="Cambria Math" w:hAnsi="Cambria Math"/>
                        <w:lang w:val="en-GB"/>
                        <w:rPrChange w:id="172" w:author="Tim Challman" w:date="2019-03-09T09:55:00Z">
                          <w:rPr>
                            <w:rFonts w:ascii="Cambria Math" w:hAnsi="Cambria Math"/>
                          </w:rPr>
                        </w:rPrChange>
                      </w:rPr>
                      <m:t>y</m:t>
                    </m:r>
                  </m:e>
                </m:mr>
                <m:mr>
                  <m:e>
                    <m:r>
                      <m:rPr>
                        <m:sty m:val="b"/>
                      </m:rPr>
                      <w:rPr>
                        <w:rFonts w:ascii="Cambria Math" w:hAnsi="Cambria Math"/>
                        <w:lang w:val="en-GB"/>
                        <w:rPrChange w:id="173" w:author="Tim Challman" w:date="2019-03-09T09:55:00Z">
                          <w:rPr>
                            <w:rFonts w:ascii="Cambria Math" w:hAnsi="Cambria Math"/>
                          </w:rPr>
                        </w:rPrChange>
                      </w:rPr>
                      <m:t>x</m:t>
                    </m:r>
                  </m:e>
                </m:mr>
              </m:m>
            </m:e>
          </m:d>
          <m:r>
            <w:rPr>
              <w:rFonts w:ascii="Cambria Math" w:hAnsi="Cambria Math"/>
              <w:lang w:val="en-GB"/>
              <w:rPrChange w:id="174" w:author="Tim Challman" w:date="2019-03-09T09:55:00Z">
                <w:rPr>
                  <w:rFonts w:ascii="Cambria Math" w:hAnsi="Cambria Math"/>
                </w:rPr>
              </w:rPrChange>
            </w:rPr>
            <m:t>∼</m:t>
          </m:r>
          <m:r>
            <m:rPr>
              <m:scr m:val="script"/>
              <m:sty m:val="p"/>
            </m:rPr>
            <w:rPr>
              <w:rFonts w:ascii="Cambria Math" w:hAnsi="Cambria Math"/>
              <w:lang w:val="en-GB"/>
              <w:rPrChange w:id="175" w:author="Tim Challman" w:date="2019-03-09T09:55:00Z">
                <w:rPr>
                  <w:rFonts w:ascii="Cambria Math" w:hAnsi="Cambria Math"/>
                </w:rPr>
              </w:rPrChange>
            </w:rPr>
            <m:t>N</m:t>
          </m:r>
          <m:d>
            <m:dPr>
              <m:ctrlPr>
                <w:rPr>
                  <w:rFonts w:ascii="Cambria Math" w:hAnsi="Cambria Math"/>
                  <w:lang w:val="en-GB"/>
                </w:rPr>
              </m:ctrlPr>
            </m:dPr>
            <m:e>
              <m:d>
                <m:dPr>
                  <m:begChr m:val="["/>
                  <m:endChr m:val="]"/>
                  <m:ctrlPr>
                    <w:rPr>
                      <w:rFonts w:ascii="Cambria Math" w:hAnsi="Cambria Math"/>
                      <w:lang w:val="en-GB"/>
                    </w:rPr>
                  </m:ctrlPr>
                </m:dPr>
                <m:e>
                  <m:m>
                    <m:mPr>
                      <m:plcHide m:val="1"/>
                      <m:mcs>
                        <m:mc>
                          <m:mcPr>
                            <m:count m:val="1"/>
                            <m:mcJc m:val="center"/>
                          </m:mcPr>
                        </m:mc>
                      </m:mcs>
                      <m:ctrlPr>
                        <w:rPr>
                          <w:rFonts w:ascii="Cambria Math" w:hAnsi="Cambria Math"/>
                          <w:lang w:val="en-GB"/>
                        </w:rPr>
                      </m:ctrlPr>
                    </m:mPr>
                    <m:mr>
                      <m:e>
                        <m:sSub>
                          <m:sSubPr>
                            <m:ctrlPr>
                              <w:rPr>
                                <w:rFonts w:ascii="Cambria Math" w:hAnsi="Cambria Math"/>
                                <w:lang w:val="en-GB"/>
                              </w:rPr>
                            </m:ctrlPr>
                          </m:sSubPr>
                          <m:e>
                            <m:r>
                              <m:rPr>
                                <m:sty m:val="b"/>
                              </m:rPr>
                              <w:rPr>
                                <w:rFonts w:ascii="Cambria Math" w:hAnsi="Cambria Math"/>
                                <w:lang w:val="en-GB"/>
                                <w:rPrChange w:id="176" w:author="Tim Challman" w:date="2019-03-09T09:55:00Z">
                                  <w:rPr>
                                    <w:rFonts w:ascii="Cambria Math" w:hAnsi="Cambria Math"/>
                                  </w:rPr>
                                </w:rPrChange>
                              </w:rPr>
                              <m:t>μ</m:t>
                            </m:r>
                          </m:e>
                          <m:sub>
                            <m:r>
                              <w:rPr>
                                <w:rFonts w:ascii="Cambria Math" w:hAnsi="Cambria Math"/>
                                <w:lang w:val="en-GB"/>
                                <w:rPrChange w:id="177" w:author="Tim Challman" w:date="2019-03-09T09:55:00Z">
                                  <w:rPr>
                                    <w:rFonts w:ascii="Cambria Math" w:hAnsi="Cambria Math"/>
                                  </w:rPr>
                                </w:rPrChange>
                              </w:rPr>
                              <m:t>y</m:t>
                            </m:r>
                          </m:sub>
                        </m:sSub>
                      </m:e>
                    </m:mr>
                    <m:mr>
                      <m:e>
                        <m:sSub>
                          <m:sSubPr>
                            <m:ctrlPr>
                              <w:rPr>
                                <w:rFonts w:ascii="Cambria Math" w:hAnsi="Cambria Math"/>
                                <w:lang w:val="en-GB"/>
                              </w:rPr>
                            </m:ctrlPr>
                          </m:sSubPr>
                          <m:e>
                            <m:r>
                              <m:rPr>
                                <m:sty m:val="b"/>
                              </m:rPr>
                              <w:rPr>
                                <w:rFonts w:ascii="Cambria Math" w:hAnsi="Cambria Math"/>
                                <w:lang w:val="en-GB"/>
                                <w:rPrChange w:id="178" w:author="Tim Challman" w:date="2019-03-09T09:55:00Z">
                                  <w:rPr>
                                    <w:rFonts w:ascii="Cambria Math" w:hAnsi="Cambria Math"/>
                                  </w:rPr>
                                </w:rPrChange>
                              </w:rPr>
                              <m:t>μ</m:t>
                            </m:r>
                          </m:e>
                          <m:sub>
                            <m:r>
                              <w:rPr>
                                <w:rFonts w:ascii="Cambria Math" w:hAnsi="Cambria Math"/>
                                <w:lang w:val="en-GB"/>
                                <w:rPrChange w:id="179" w:author="Tim Challman" w:date="2019-03-09T09:55:00Z">
                                  <w:rPr>
                                    <w:rFonts w:ascii="Cambria Math" w:hAnsi="Cambria Math"/>
                                  </w:rPr>
                                </w:rPrChange>
                              </w:rPr>
                              <m:t>x</m:t>
                            </m:r>
                          </m:sub>
                        </m:sSub>
                      </m:e>
                    </m:mr>
                  </m:m>
                </m:e>
              </m:d>
              <m:r>
                <w:rPr>
                  <w:rFonts w:ascii="Cambria Math" w:hAnsi="Cambria Math"/>
                  <w:lang w:val="en-GB"/>
                  <w:rPrChange w:id="180" w:author="Tim Challman" w:date="2019-03-09T09:55:00Z">
                    <w:rPr>
                      <w:rFonts w:ascii="Cambria Math" w:hAnsi="Cambria Math"/>
                    </w:rPr>
                  </w:rPrChange>
                </w:rPr>
                <m:t>,</m:t>
              </m:r>
              <m:d>
                <m:dPr>
                  <m:begChr m:val="["/>
                  <m:endChr m:val="]"/>
                  <m:ctrlPr>
                    <w:rPr>
                      <w:rFonts w:ascii="Cambria Math" w:hAnsi="Cambria Math"/>
                      <w:lang w:val="en-GB"/>
                    </w:rPr>
                  </m:ctrlPr>
                </m:dPr>
                <m:e>
                  <m:m>
                    <m:mPr>
                      <m:plcHide m:val="1"/>
                      <m:mcs>
                        <m:mc>
                          <m:mcPr>
                            <m:count m:val="2"/>
                            <m:mcJc m:val="center"/>
                          </m:mcPr>
                        </m:mc>
                      </m:mcs>
                      <m:ctrlPr>
                        <w:rPr>
                          <w:rFonts w:ascii="Cambria Math" w:hAnsi="Cambria Math"/>
                          <w:lang w:val="en-GB"/>
                        </w:rPr>
                      </m:ctrlPr>
                    </m:mPr>
                    <m:mr>
                      <m:e>
                        <m:sSub>
                          <m:sSubPr>
                            <m:ctrlPr>
                              <w:rPr>
                                <w:rFonts w:ascii="Cambria Math" w:hAnsi="Cambria Math"/>
                                <w:lang w:val="en-GB"/>
                              </w:rPr>
                            </m:ctrlPr>
                          </m:sSubPr>
                          <m:e>
                            <m:r>
                              <m:rPr>
                                <m:sty m:val="b"/>
                              </m:rPr>
                              <w:rPr>
                                <w:rFonts w:ascii="Cambria Math" w:hAnsi="Cambria Math"/>
                                <w:lang w:val="en-GB"/>
                                <w:rPrChange w:id="181" w:author="Tim Challman" w:date="2019-03-09T09:55:00Z">
                                  <w:rPr>
                                    <w:rFonts w:ascii="Cambria Math" w:hAnsi="Cambria Math"/>
                                  </w:rPr>
                                </w:rPrChange>
                              </w:rPr>
                              <m:t>Σ</m:t>
                            </m:r>
                          </m:e>
                          <m:sub>
                            <m:r>
                              <w:rPr>
                                <w:rFonts w:ascii="Cambria Math" w:hAnsi="Cambria Math"/>
                                <w:lang w:val="en-GB"/>
                                <w:rPrChange w:id="182" w:author="Tim Challman" w:date="2019-03-09T09:55:00Z">
                                  <w:rPr>
                                    <w:rFonts w:ascii="Cambria Math" w:hAnsi="Cambria Math"/>
                                  </w:rPr>
                                </w:rPrChange>
                              </w:rPr>
                              <m:t>yy</m:t>
                            </m:r>
                          </m:sub>
                        </m:sSub>
                      </m:e>
                      <m:e>
                        <m:sSub>
                          <m:sSubPr>
                            <m:ctrlPr>
                              <w:rPr>
                                <w:rFonts w:ascii="Cambria Math" w:hAnsi="Cambria Math"/>
                                <w:lang w:val="en-GB"/>
                              </w:rPr>
                            </m:ctrlPr>
                          </m:sSubPr>
                          <m:e>
                            <m:r>
                              <m:rPr>
                                <m:sty m:val="b"/>
                              </m:rPr>
                              <w:rPr>
                                <w:rFonts w:ascii="Cambria Math" w:hAnsi="Cambria Math"/>
                                <w:lang w:val="en-GB"/>
                                <w:rPrChange w:id="183" w:author="Tim Challman" w:date="2019-03-09T09:55:00Z">
                                  <w:rPr>
                                    <w:rFonts w:ascii="Cambria Math" w:hAnsi="Cambria Math"/>
                                  </w:rPr>
                                </w:rPrChange>
                              </w:rPr>
                              <m:t>Σ</m:t>
                            </m:r>
                          </m:e>
                          <m:sub>
                            <m:r>
                              <w:rPr>
                                <w:rFonts w:ascii="Cambria Math" w:hAnsi="Cambria Math"/>
                                <w:lang w:val="en-GB"/>
                                <w:rPrChange w:id="184" w:author="Tim Challman" w:date="2019-03-09T09:55:00Z">
                                  <w:rPr>
                                    <w:rFonts w:ascii="Cambria Math" w:hAnsi="Cambria Math"/>
                                  </w:rPr>
                                </w:rPrChange>
                              </w:rPr>
                              <m:t>yx</m:t>
                            </m:r>
                          </m:sub>
                        </m:sSub>
                      </m:e>
                    </m:mr>
                    <m:mr>
                      <m:e>
                        <m:sSub>
                          <m:sSubPr>
                            <m:ctrlPr>
                              <w:rPr>
                                <w:rFonts w:ascii="Cambria Math" w:hAnsi="Cambria Math"/>
                                <w:lang w:val="en-GB"/>
                              </w:rPr>
                            </m:ctrlPr>
                          </m:sSubPr>
                          <m:e>
                            <m:r>
                              <m:rPr>
                                <m:sty m:val="b"/>
                              </m:rPr>
                              <w:rPr>
                                <w:rFonts w:ascii="Cambria Math" w:hAnsi="Cambria Math"/>
                                <w:lang w:val="en-GB"/>
                                <w:rPrChange w:id="185" w:author="Tim Challman" w:date="2019-03-09T09:55:00Z">
                                  <w:rPr>
                                    <w:rFonts w:ascii="Cambria Math" w:hAnsi="Cambria Math"/>
                                  </w:rPr>
                                </w:rPrChange>
                              </w:rPr>
                              <m:t>Σ</m:t>
                            </m:r>
                          </m:e>
                          <m:sub>
                            <m:r>
                              <w:rPr>
                                <w:rFonts w:ascii="Cambria Math" w:hAnsi="Cambria Math"/>
                                <w:lang w:val="en-GB"/>
                                <w:rPrChange w:id="186" w:author="Tim Challman" w:date="2019-03-09T09:55:00Z">
                                  <w:rPr>
                                    <w:rFonts w:ascii="Cambria Math" w:hAnsi="Cambria Math"/>
                                  </w:rPr>
                                </w:rPrChange>
                              </w:rPr>
                              <m:t>xy</m:t>
                            </m:r>
                          </m:sub>
                        </m:sSub>
                      </m:e>
                      <m:e>
                        <m:sSub>
                          <m:sSubPr>
                            <m:ctrlPr>
                              <w:rPr>
                                <w:rFonts w:ascii="Cambria Math" w:hAnsi="Cambria Math"/>
                                <w:lang w:val="en-GB"/>
                              </w:rPr>
                            </m:ctrlPr>
                          </m:sSubPr>
                          <m:e>
                            <m:r>
                              <m:rPr>
                                <m:sty m:val="b"/>
                              </m:rPr>
                              <w:rPr>
                                <w:rFonts w:ascii="Cambria Math" w:hAnsi="Cambria Math"/>
                                <w:lang w:val="en-GB"/>
                                <w:rPrChange w:id="187" w:author="Tim Challman" w:date="2019-03-09T09:55:00Z">
                                  <w:rPr>
                                    <w:rFonts w:ascii="Cambria Math" w:hAnsi="Cambria Math"/>
                                  </w:rPr>
                                </w:rPrChange>
                              </w:rPr>
                              <m:t>Σ</m:t>
                            </m:r>
                          </m:e>
                          <m:sub>
                            <m:r>
                              <w:rPr>
                                <w:rFonts w:ascii="Cambria Math" w:hAnsi="Cambria Math"/>
                                <w:lang w:val="en-GB"/>
                                <w:rPrChange w:id="188" w:author="Tim Challman" w:date="2019-03-09T09:55:00Z">
                                  <w:rPr>
                                    <w:rFonts w:ascii="Cambria Math" w:hAnsi="Cambria Math"/>
                                  </w:rPr>
                                </w:rPrChange>
                              </w:rPr>
                              <m:t>xx</m:t>
                            </m:r>
                          </m:sub>
                        </m:sSub>
                      </m:e>
                    </m:mr>
                  </m:m>
                </m:e>
              </m:d>
            </m:e>
          </m:d>
          <m:r>
            <w:rPr>
              <w:rFonts w:ascii="Cambria Math" w:hAnsi="Cambria Math"/>
              <w:lang w:val="en-GB"/>
              <w:rPrChange w:id="189" w:author="Tim Challman" w:date="2019-03-09T09:55:00Z">
                <w:rPr>
                  <w:rFonts w:ascii="Cambria Math" w:hAnsi="Cambria Math"/>
                </w:rPr>
              </w:rPrChange>
            </w:rPr>
            <m:t>  (1)</m:t>
          </m:r>
        </m:oMath>
      </m:oMathPara>
    </w:p>
    <w:p w14:paraId="16F8EEDC" w14:textId="77777777" w:rsidR="0096095D" w:rsidRPr="00A26112" w:rsidRDefault="00CF708D">
      <w:pPr>
        <w:pStyle w:val="FirstParagraph"/>
        <w:rPr>
          <w:lang w:val="en-GB"/>
          <w:rPrChange w:id="190" w:author="Tim Challman" w:date="2019-03-09T09:55:00Z">
            <w:rPr/>
          </w:rPrChange>
        </w:rPr>
      </w:pPr>
      <w:r w:rsidRPr="00A26112">
        <w:rPr>
          <w:lang w:val="en-GB"/>
          <w:rPrChange w:id="191" w:author="Tim Challman" w:date="2019-03-09T09:55:00Z">
            <w:rPr/>
          </w:rPrChange>
        </w:rPr>
        <w:t xml:space="preserve">where, </w:t>
      </w:r>
      <m:oMath>
        <m:sSub>
          <m:sSubPr>
            <m:ctrlPr>
              <w:rPr>
                <w:rFonts w:ascii="Cambria Math" w:hAnsi="Cambria Math"/>
                <w:lang w:val="en-GB"/>
              </w:rPr>
            </m:ctrlPr>
          </m:sSubPr>
          <m:e>
            <m:r>
              <m:rPr>
                <m:sty m:val="b"/>
              </m:rPr>
              <w:rPr>
                <w:rFonts w:ascii="Cambria Math" w:hAnsi="Cambria Math"/>
                <w:lang w:val="en-GB"/>
                <w:rPrChange w:id="192" w:author="Tim Challman" w:date="2019-03-09T09:55:00Z">
                  <w:rPr>
                    <w:rFonts w:ascii="Cambria Math" w:hAnsi="Cambria Math"/>
                  </w:rPr>
                </w:rPrChange>
              </w:rPr>
              <m:t>Σ</m:t>
            </m:r>
          </m:e>
          <m:sub>
            <m:r>
              <w:rPr>
                <w:rFonts w:ascii="Cambria Math" w:hAnsi="Cambria Math"/>
                <w:lang w:val="en-GB"/>
                <w:rPrChange w:id="193" w:author="Tim Challman" w:date="2019-03-09T09:55:00Z">
                  <w:rPr>
                    <w:rFonts w:ascii="Cambria Math" w:hAnsi="Cambria Math"/>
                  </w:rPr>
                </w:rPrChange>
              </w:rPr>
              <m:t>xx</m:t>
            </m:r>
          </m:sub>
        </m:sSub>
      </m:oMath>
      <w:r w:rsidRPr="00A26112">
        <w:rPr>
          <w:lang w:val="en-GB"/>
          <w:rPrChange w:id="194" w:author="Tim Challman" w:date="2019-03-09T09:55:00Z">
            <w:rPr/>
          </w:rPrChange>
        </w:rPr>
        <w:t xml:space="preserve"> and </w:t>
      </w:r>
      <m:oMath>
        <m:sSub>
          <m:sSubPr>
            <m:ctrlPr>
              <w:rPr>
                <w:rFonts w:ascii="Cambria Math" w:hAnsi="Cambria Math"/>
                <w:lang w:val="en-GB"/>
              </w:rPr>
            </m:ctrlPr>
          </m:sSubPr>
          <m:e>
            <m:r>
              <m:rPr>
                <m:sty m:val="b"/>
              </m:rPr>
              <w:rPr>
                <w:rFonts w:ascii="Cambria Math" w:hAnsi="Cambria Math"/>
                <w:lang w:val="en-GB"/>
                <w:rPrChange w:id="195" w:author="Tim Challman" w:date="2019-03-09T09:55:00Z">
                  <w:rPr>
                    <w:rFonts w:ascii="Cambria Math" w:hAnsi="Cambria Math"/>
                  </w:rPr>
                </w:rPrChange>
              </w:rPr>
              <m:t>Σ</m:t>
            </m:r>
          </m:e>
          <m:sub>
            <m:r>
              <w:rPr>
                <w:rFonts w:ascii="Cambria Math" w:hAnsi="Cambria Math"/>
                <w:lang w:val="en-GB"/>
                <w:rPrChange w:id="196" w:author="Tim Challman" w:date="2019-03-09T09:55:00Z">
                  <w:rPr>
                    <w:rFonts w:ascii="Cambria Math" w:hAnsi="Cambria Math"/>
                  </w:rPr>
                </w:rPrChange>
              </w:rPr>
              <m:t>yy</m:t>
            </m:r>
          </m:sub>
        </m:sSub>
      </m:oMath>
      <w:r w:rsidRPr="00A26112">
        <w:rPr>
          <w:lang w:val="en-GB"/>
          <w:rPrChange w:id="197" w:author="Tim Challman" w:date="2019-03-09T09:55:00Z">
            <w:rPr/>
          </w:rPrChange>
        </w:rPr>
        <w:t xml:space="preserve"> are the variance-covariance matrices of </w:t>
      </w:r>
      <m:oMath>
        <m:r>
          <m:rPr>
            <m:sty m:val="b"/>
          </m:rPr>
          <w:rPr>
            <w:rFonts w:ascii="Cambria Math" w:hAnsi="Cambria Math"/>
            <w:lang w:val="en-GB"/>
            <w:rPrChange w:id="198" w:author="Tim Challman" w:date="2019-03-09T09:55:00Z">
              <w:rPr>
                <w:rFonts w:ascii="Cambria Math" w:hAnsi="Cambria Math"/>
              </w:rPr>
            </w:rPrChange>
          </w:rPr>
          <m:t>x</m:t>
        </m:r>
      </m:oMath>
      <w:r w:rsidRPr="00A26112">
        <w:rPr>
          <w:lang w:val="en-GB"/>
          <w:rPrChange w:id="199" w:author="Tim Challman" w:date="2019-03-09T09:55:00Z">
            <w:rPr/>
          </w:rPrChange>
        </w:rPr>
        <w:t xml:space="preserve"> and </w:t>
      </w:r>
      <m:oMath>
        <m:r>
          <m:rPr>
            <m:sty m:val="b"/>
          </m:rPr>
          <w:rPr>
            <w:rFonts w:ascii="Cambria Math" w:hAnsi="Cambria Math"/>
            <w:lang w:val="en-GB"/>
            <w:rPrChange w:id="200" w:author="Tim Challman" w:date="2019-03-09T09:55:00Z">
              <w:rPr>
                <w:rFonts w:ascii="Cambria Math" w:hAnsi="Cambria Math"/>
              </w:rPr>
            </w:rPrChange>
          </w:rPr>
          <m:t>y</m:t>
        </m:r>
      </m:oMath>
      <w:r w:rsidRPr="00A26112">
        <w:rPr>
          <w:lang w:val="en-GB"/>
          <w:rPrChange w:id="201" w:author="Tim Challman" w:date="2019-03-09T09:55:00Z">
            <w:rPr/>
          </w:rPrChange>
        </w:rPr>
        <w:t xml:space="preserve">, respectively, </w:t>
      </w:r>
      <m:oMath>
        <m:sSub>
          <m:sSubPr>
            <m:ctrlPr>
              <w:rPr>
                <w:rFonts w:ascii="Cambria Math" w:hAnsi="Cambria Math"/>
                <w:lang w:val="en-GB"/>
              </w:rPr>
            </m:ctrlPr>
          </m:sSubPr>
          <m:e>
            <m:r>
              <m:rPr>
                <m:sty m:val="b"/>
              </m:rPr>
              <w:rPr>
                <w:rFonts w:ascii="Cambria Math" w:hAnsi="Cambria Math"/>
                <w:lang w:val="en-GB"/>
                <w:rPrChange w:id="202" w:author="Tim Challman" w:date="2019-03-09T09:55:00Z">
                  <w:rPr>
                    <w:rFonts w:ascii="Cambria Math" w:hAnsi="Cambria Math"/>
                  </w:rPr>
                </w:rPrChange>
              </w:rPr>
              <m:t>Σ</m:t>
            </m:r>
          </m:e>
          <m:sub>
            <m:r>
              <w:rPr>
                <w:rFonts w:ascii="Cambria Math" w:hAnsi="Cambria Math"/>
                <w:lang w:val="en-GB"/>
                <w:rPrChange w:id="203" w:author="Tim Challman" w:date="2019-03-09T09:55:00Z">
                  <w:rPr>
                    <w:rFonts w:ascii="Cambria Math" w:hAnsi="Cambria Math"/>
                  </w:rPr>
                </w:rPrChange>
              </w:rPr>
              <m:t>xy</m:t>
            </m:r>
          </m:sub>
        </m:sSub>
      </m:oMath>
      <w:r w:rsidRPr="00A26112">
        <w:rPr>
          <w:lang w:val="en-GB"/>
          <w:rPrChange w:id="204" w:author="Tim Challman" w:date="2019-03-09T09:55:00Z">
            <w:rPr/>
          </w:rPrChange>
        </w:rPr>
        <w:t xml:space="preserve"> is the covariance between </w:t>
      </w:r>
      <m:oMath>
        <m:r>
          <m:rPr>
            <m:sty m:val="b"/>
          </m:rPr>
          <w:rPr>
            <w:rFonts w:ascii="Cambria Math" w:hAnsi="Cambria Math"/>
            <w:lang w:val="en-GB"/>
            <w:rPrChange w:id="205" w:author="Tim Challman" w:date="2019-03-09T09:55:00Z">
              <w:rPr>
                <w:rFonts w:ascii="Cambria Math" w:hAnsi="Cambria Math"/>
              </w:rPr>
            </w:rPrChange>
          </w:rPr>
          <m:t>x</m:t>
        </m:r>
      </m:oMath>
      <w:r w:rsidRPr="00A26112">
        <w:rPr>
          <w:lang w:val="en-GB"/>
          <w:rPrChange w:id="206" w:author="Tim Challman" w:date="2019-03-09T09:55:00Z">
            <w:rPr/>
          </w:rPrChange>
        </w:rPr>
        <w:t xml:space="preserve"> and </w:t>
      </w:r>
      <m:oMath>
        <m:r>
          <m:rPr>
            <m:sty m:val="b"/>
          </m:rPr>
          <w:rPr>
            <w:rFonts w:ascii="Cambria Math" w:hAnsi="Cambria Math"/>
            <w:lang w:val="en-GB"/>
            <w:rPrChange w:id="207" w:author="Tim Challman" w:date="2019-03-09T09:55:00Z">
              <w:rPr>
                <w:rFonts w:ascii="Cambria Math" w:hAnsi="Cambria Math"/>
              </w:rPr>
            </w:rPrChange>
          </w:rPr>
          <m:t>y</m:t>
        </m:r>
      </m:oMath>
      <w:r w:rsidRPr="00A26112">
        <w:rPr>
          <w:lang w:val="en-GB"/>
          <w:rPrChange w:id="208" w:author="Tim Challman" w:date="2019-03-09T09:55:00Z">
            <w:rPr/>
          </w:rPrChange>
        </w:rPr>
        <w:t xml:space="preserve"> and </w:t>
      </w:r>
      <m:oMath>
        <m:sSub>
          <m:sSubPr>
            <m:ctrlPr>
              <w:rPr>
                <w:rFonts w:ascii="Cambria Math" w:hAnsi="Cambria Math"/>
                <w:lang w:val="en-GB"/>
              </w:rPr>
            </m:ctrlPr>
          </m:sSubPr>
          <m:e>
            <m:r>
              <m:rPr>
                <m:sty m:val="b"/>
              </m:rPr>
              <w:rPr>
                <w:rFonts w:ascii="Cambria Math" w:hAnsi="Cambria Math"/>
                <w:lang w:val="en-GB"/>
                <w:rPrChange w:id="209" w:author="Tim Challman" w:date="2019-03-09T09:55:00Z">
                  <w:rPr>
                    <w:rFonts w:ascii="Cambria Math" w:hAnsi="Cambria Math"/>
                  </w:rPr>
                </w:rPrChange>
              </w:rPr>
              <m:t>μ</m:t>
            </m:r>
          </m:e>
          <m:sub>
            <m:r>
              <w:rPr>
                <w:rFonts w:ascii="Cambria Math" w:hAnsi="Cambria Math"/>
                <w:lang w:val="en-GB"/>
                <w:rPrChange w:id="210" w:author="Tim Challman" w:date="2019-03-09T09:55:00Z">
                  <w:rPr>
                    <w:rFonts w:ascii="Cambria Math" w:hAnsi="Cambria Math"/>
                  </w:rPr>
                </w:rPrChange>
              </w:rPr>
              <m:t>x</m:t>
            </m:r>
          </m:sub>
        </m:sSub>
      </m:oMath>
      <w:r w:rsidRPr="00A26112">
        <w:rPr>
          <w:lang w:val="en-GB"/>
          <w:rPrChange w:id="211" w:author="Tim Challman" w:date="2019-03-09T09:55:00Z">
            <w:rPr/>
          </w:rPrChange>
        </w:rPr>
        <w:t xml:space="preserve"> and </w:t>
      </w:r>
      <m:oMath>
        <m:sSub>
          <m:sSubPr>
            <m:ctrlPr>
              <w:rPr>
                <w:rFonts w:ascii="Cambria Math" w:hAnsi="Cambria Math"/>
                <w:lang w:val="en-GB"/>
              </w:rPr>
            </m:ctrlPr>
          </m:sSubPr>
          <m:e>
            <m:r>
              <m:rPr>
                <m:sty m:val="b"/>
              </m:rPr>
              <w:rPr>
                <w:rFonts w:ascii="Cambria Math" w:hAnsi="Cambria Math"/>
                <w:lang w:val="en-GB"/>
                <w:rPrChange w:id="212" w:author="Tim Challman" w:date="2019-03-09T09:55:00Z">
                  <w:rPr>
                    <w:rFonts w:ascii="Cambria Math" w:hAnsi="Cambria Math"/>
                  </w:rPr>
                </w:rPrChange>
              </w:rPr>
              <m:t>μ</m:t>
            </m:r>
          </m:e>
          <m:sub>
            <m:r>
              <w:rPr>
                <w:rFonts w:ascii="Cambria Math" w:hAnsi="Cambria Math"/>
                <w:lang w:val="en-GB"/>
                <w:rPrChange w:id="213" w:author="Tim Challman" w:date="2019-03-09T09:55:00Z">
                  <w:rPr>
                    <w:rFonts w:ascii="Cambria Math" w:hAnsi="Cambria Math"/>
                  </w:rPr>
                </w:rPrChange>
              </w:rPr>
              <m:t>y</m:t>
            </m:r>
          </m:sub>
        </m:sSub>
      </m:oMath>
      <w:r w:rsidRPr="00A26112">
        <w:rPr>
          <w:lang w:val="en-GB"/>
          <w:rPrChange w:id="214" w:author="Tim Challman" w:date="2019-03-09T09:55:00Z">
            <w:rPr/>
          </w:rPrChange>
        </w:rPr>
        <w:t xml:space="preserve"> are mean vectors of </w:t>
      </w:r>
      <m:oMath>
        <m:r>
          <m:rPr>
            <m:sty m:val="b"/>
          </m:rPr>
          <w:rPr>
            <w:rFonts w:ascii="Cambria Math" w:hAnsi="Cambria Math"/>
            <w:lang w:val="en-GB"/>
            <w:rPrChange w:id="215" w:author="Tim Challman" w:date="2019-03-09T09:55:00Z">
              <w:rPr>
                <w:rFonts w:ascii="Cambria Math" w:hAnsi="Cambria Math"/>
              </w:rPr>
            </w:rPrChange>
          </w:rPr>
          <m:t>x</m:t>
        </m:r>
      </m:oMath>
      <w:r w:rsidRPr="00A26112">
        <w:rPr>
          <w:lang w:val="en-GB"/>
          <w:rPrChange w:id="216" w:author="Tim Challman" w:date="2019-03-09T09:55:00Z">
            <w:rPr/>
          </w:rPrChange>
        </w:rPr>
        <w:t xml:space="preserve"> and </w:t>
      </w:r>
      <m:oMath>
        <m:r>
          <m:rPr>
            <m:sty m:val="b"/>
          </m:rPr>
          <w:rPr>
            <w:rFonts w:ascii="Cambria Math" w:hAnsi="Cambria Math"/>
            <w:lang w:val="en-GB"/>
            <w:rPrChange w:id="217" w:author="Tim Challman" w:date="2019-03-09T09:55:00Z">
              <w:rPr>
                <w:rFonts w:ascii="Cambria Math" w:hAnsi="Cambria Math"/>
              </w:rPr>
            </w:rPrChange>
          </w:rPr>
          <m:t>y</m:t>
        </m:r>
      </m:oMath>
      <w:r w:rsidRPr="00A26112">
        <w:rPr>
          <w:lang w:val="en-GB"/>
          <w:rPrChange w:id="218" w:author="Tim Challman" w:date="2019-03-09T09:55:00Z">
            <w:rPr/>
          </w:rPrChange>
        </w:rPr>
        <w:t>, respectively. A linear model based on (1) is,</w:t>
      </w:r>
    </w:p>
    <w:p w14:paraId="66F03E78" w14:textId="77777777" w:rsidR="0096095D" w:rsidRPr="00A26112" w:rsidRDefault="00CF708D">
      <w:pPr>
        <w:pStyle w:val="BodyText"/>
        <w:rPr>
          <w:lang w:val="en-GB"/>
          <w:rPrChange w:id="219" w:author="Tim Challman" w:date="2019-03-09T09:55:00Z">
            <w:rPr/>
          </w:rPrChange>
        </w:rPr>
      </w:pPr>
      <m:oMathPara>
        <m:oMathParaPr>
          <m:jc m:val="center"/>
        </m:oMathParaPr>
        <m:oMath>
          <m:r>
            <m:rPr>
              <m:sty m:val="b"/>
            </m:rPr>
            <w:rPr>
              <w:rFonts w:ascii="Cambria Math" w:hAnsi="Cambria Math"/>
              <w:lang w:val="en-GB"/>
              <w:rPrChange w:id="220" w:author="Tim Challman" w:date="2019-03-09T09:55:00Z">
                <w:rPr>
                  <w:rFonts w:ascii="Cambria Math" w:hAnsi="Cambria Math"/>
                </w:rPr>
              </w:rPrChange>
            </w:rPr>
            <m:t>y</m:t>
          </m:r>
          <m:r>
            <w:rPr>
              <w:rFonts w:ascii="Cambria Math" w:hAnsi="Cambria Math"/>
              <w:lang w:val="en-GB"/>
              <w:rPrChange w:id="221" w:author="Tim Challman" w:date="2019-03-09T09:55:00Z">
                <w:rPr>
                  <w:rFonts w:ascii="Cambria Math" w:hAnsi="Cambria Math"/>
                </w:rPr>
              </w:rPrChange>
            </w:rPr>
            <m:t>=</m:t>
          </m:r>
          <m:sSub>
            <m:sSubPr>
              <m:ctrlPr>
                <w:rPr>
                  <w:rFonts w:ascii="Cambria Math" w:hAnsi="Cambria Math"/>
                  <w:lang w:val="en-GB"/>
                </w:rPr>
              </m:ctrlPr>
            </m:sSubPr>
            <m:e>
              <m:r>
                <m:rPr>
                  <m:sty m:val="b"/>
                </m:rPr>
                <w:rPr>
                  <w:rFonts w:ascii="Cambria Math" w:hAnsi="Cambria Math"/>
                  <w:lang w:val="en-GB"/>
                  <w:rPrChange w:id="222" w:author="Tim Challman" w:date="2019-03-09T09:55:00Z">
                    <w:rPr>
                      <w:rFonts w:ascii="Cambria Math" w:hAnsi="Cambria Math"/>
                    </w:rPr>
                  </w:rPrChange>
                </w:rPr>
                <m:t>μ</m:t>
              </m:r>
            </m:e>
            <m:sub>
              <m:r>
                <w:rPr>
                  <w:rFonts w:ascii="Cambria Math" w:hAnsi="Cambria Math"/>
                  <w:lang w:val="en-GB"/>
                  <w:rPrChange w:id="223" w:author="Tim Challman" w:date="2019-03-09T09:55:00Z">
                    <w:rPr>
                      <w:rFonts w:ascii="Cambria Math" w:hAnsi="Cambria Math"/>
                    </w:rPr>
                  </w:rPrChange>
                </w:rPr>
                <m:t>y</m:t>
              </m:r>
            </m:sub>
          </m:sSub>
          <m:r>
            <w:rPr>
              <w:rFonts w:ascii="Cambria Math" w:hAnsi="Cambria Math"/>
              <w:lang w:val="en-GB"/>
              <w:rPrChange w:id="224" w:author="Tim Challman" w:date="2019-03-09T09:55:00Z">
                <w:rPr>
                  <w:rFonts w:ascii="Cambria Math" w:hAnsi="Cambria Math"/>
                </w:rPr>
              </w:rPrChange>
            </w:rPr>
            <m:t>+</m:t>
          </m:r>
          <m:sSup>
            <m:sSupPr>
              <m:ctrlPr>
                <w:rPr>
                  <w:rFonts w:ascii="Cambria Math" w:hAnsi="Cambria Math"/>
                  <w:lang w:val="en-GB"/>
                </w:rPr>
              </m:ctrlPr>
            </m:sSupPr>
            <m:e>
              <m:r>
                <m:rPr>
                  <m:sty m:val="b"/>
                </m:rPr>
                <w:rPr>
                  <w:rFonts w:ascii="Cambria Math" w:hAnsi="Cambria Math"/>
                  <w:lang w:val="en-GB"/>
                  <w:rPrChange w:id="225" w:author="Tim Challman" w:date="2019-03-09T09:55:00Z">
                    <w:rPr>
                      <w:rFonts w:ascii="Cambria Math" w:hAnsi="Cambria Math"/>
                    </w:rPr>
                  </w:rPrChange>
                </w:rPr>
                <m:t>β</m:t>
              </m:r>
            </m:e>
            <m:sup>
              <m:r>
                <w:rPr>
                  <w:rFonts w:ascii="Cambria Math" w:hAnsi="Cambria Math"/>
                  <w:lang w:val="en-GB"/>
                  <w:rPrChange w:id="226" w:author="Tim Challman" w:date="2019-03-09T09:55:00Z">
                    <w:rPr>
                      <w:rFonts w:ascii="Cambria Math" w:hAnsi="Cambria Math"/>
                    </w:rPr>
                  </w:rPrChange>
                </w:rPr>
                <m:t>t</m:t>
              </m:r>
            </m:sup>
          </m:sSup>
          <m:r>
            <w:rPr>
              <w:rFonts w:ascii="Cambria Math" w:hAnsi="Cambria Math"/>
              <w:lang w:val="en-GB"/>
              <w:rPrChange w:id="227" w:author="Tim Challman" w:date="2019-03-09T09:55:00Z">
                <w:rPr>
                  <w:rFonts w:ascii="Cambria Math" w:hAnsi="Cambria Math"/>
                </w:rPr>
              </w:rPrChange>
            </w:rPr>
            <m:t>(</m:t>
          </m:r>
          <m:r>
            <m:rPr>
              <m:sty m:val="b"/>
            </m:rPr>
            <w:rPr>
              <w:rFonts w:ascii="Cambria Math" w:hAnsi="Cambria Math"/>
              <w:lang w:val="en-GB"/>
              <w:rPrChange w:id="228" w:author="Tim Challman" w:date="2019-03-09T09:55:00Z">
                <w:rPr>
                  <w:rFonts w:ascii="Cambria Math" w:hAnsi="Cambria Math"/>
                </w:rPr>
              </w:rPrChange>
            </w:rPr>
            <m:t>x</m:t>
          </m:r>
          <m:r>
            <w:rPr>
              <w:rFonts w:ascii="Cambria Math" w:hAnsi="Cambria Math"/>
              <w:lang w:val="en-GB"/>
              <w:rPrChange w:id="229" w:author="Tim Challman" w:date="2019-03-09T09:55:00Z">
                <w:rPr>
                  <w:rFonts w:ascii="Cambria Math" w:hAnsi="Cambria Math"/>
                </w:rPr>
              </w:rPrChange>
            </w:rPr>
            <m:t>-</m:t>
          </m:r>
          <m:sSub>
            <m:sSubPr>
              <m:ctrlPr>
                <w:rPr>
                  <w:rFonts w:ascii="Cambria Math" w:hAnsi="Cambria Math"/>
                  <w:lang w:val="en-GB"/>
                </w:rPr>
              </m:ctrlPr>
            </m:sSubPr>
            <m:e>
              <m:r>
                <m:rPr>
                  <m:sty m:val="b"/>
                </m:rPr>
                <w:rPr>
                  <w:rFonts w:ascii="Cambria Math" w:hAnsi="Cambria Math"/>
                  <w:lang w:val="en-GB"/>
                  <w:rPrChange w:id="230" w:author="Tim Challman" w:date="2019-03-09T09:55:00Z">
                    <w:rPr>
                      <w:rFonts w:ascii="Cambria Math" w:hAnsi="Cambria Math"/>
                    </w:rPr>
                  </w:rPrChange>
                </w:rPr>
                <m:t>μ</m:t>
              </m:r>
            </m:e>
            <m:sub>
              <m:r>
                <m:rPr>
                  <m:sty m:val="b"/>
                </m:rPr>
                <w:rPr>
                  <w:rFonts w:ascii="Cambria Math" w:hAnsi="Cambria Math"/>
                  <w:lang w:val="en-GB"/>
                  <w:rPrChange w:id="231" w:author="Tim Challman" w:date="2019-03-09T09:55:00Z">
                    <w:rPr>
                      <w:rFonts w:ascii="Cambria Math" w:hAnsi="Cambria Math"/>
                    </w:rPr>
                  </w:rPrChange>
                </w:rPr>
                <m:t>x</m:t>
              </m:r>
            </m:sub>
          </m:sSub>
          <m:r>
            <w:rPr>
              <w:rFonts w:ascii="Cambria Math" w:hAnsi="Cambria Math"/>
              <w:lang w:val="en-GB"/>
              <w:rPrChange w:id="232" w:author="Tim Challman" w:date="2019-03-09T09:55:00Z">
                <w:rPr>
                  <w:rFonts w:ascii="Cambria Math" w:hAnsi="Cambria Math"/>
                </w:rPr>
              </w:rPrChange>
            </w:rPr>
            <m:t>)+</m:t>
          </m:r>
          <m:r>
            <m:rPr>
              <m:sty m:val="b"/>
            </m:rPr>
            <w:rPr>
              <w:rFonts w:ascii="Cambria Math" w:hAnsi="Cambria Math"/>
              <w:lang w:val="en-GB"/>
              <w:rPrChange w:id="233" w:author="Tim Challman" w:date="2019-03-09T09:55:00Z">
                <w:rPr>
                  <w:rFonts w:ascii="Cambria Math" w:hAnsi="Cambria Math"/>
                </w:rPr>
              </w:rPrChange>
            </w:rPr>
            <m:t>ϵ</m:t>
          </m:r>
          <m:r>
            <w:rPr>
              <w:rFonts w:ascii="Cambria Math" w:hAnsi="Cambria Math"/>
              <w:lang w:val="en-GB"/>
              <w:rPrChange w:id="234" w:author="Tim Challman" w:date="2019-03-09T09:55:00Z">
                <w:rPr>
                  <w:rFonts w:ascii="Cambria Math" w:hAnsi="Cambria Math"/>
                </w:rPr>
              </w:rPrChange>
            </w:rPr>
            <m:t>  (2)</m:t>
          </m:r>
        </m:oMath>
      </m:oMathPara>
    </w:p>
    <w:p w14:paraId="2999658D" w14:textId="77777777" w:rsidR="0096095D" w:rsidRPr="00A26112" w:rsidRDefault="00CF708D">
      <w:pPr>
        <w:pStyle w:val="FirstParagraph"/>
        <w:rPr>
          <w:lang w:val="en-GB"/>
          <w:rPrChange w:id="235" w:author="Tim Challman" w:date="2019-03-09T09:55:00Z">
            <w:rPr/>
          </w:rPrChange>
        </w:rPr>
      </w:pPr>
      <w:r w:rsidRPr="00A26112">
        <w:rPr>
          <w:lang w:val="en-GB"/>
          <w:rPrChange w:id="236" w:author="Tim Challman" w:date="2019-03-09T09:55:00Z">
            <w:rPr/>
          </w:rPrChange>
        </w:rPr>
        <w:t xml:space="preserve">where, </w:t>
      </w:r>
      <m:oMath>
        <m:limLow>
          <m:limLowPr>
            <m:ctrlPr>
              <w:rPr>
                <w:rFonts w:ascii="Cambria Math" w:hAnsi="Cambria Math"/>
                <w:lang w:val="en-GB"/>
              </w:rPr>
            </m:ctrlPr>
          </m:limLowPr>
          <m:e>
            <m:sSup>
              <m:sSupPr>
                <m:ctrlPr>
                  <w:rPr>
                    <w:rFonts w:ascii="Cambria Math" w:hAnsi="Cambria Math"/>
                    <w:lang w:val="en-GB"/>
                  </w:rPr>
                </m:ctrlPr>
              </m:sSupPr>
              <m:e>
                <m:r>
                  <m:rPr>
                    <m:sty m:val="b"/>
                  </m:rPr>
                  <w:rPr>
                    <w:rFonts w:ascii="Cambria Math" w:hAnsi="Cambria Math"/>
                    <w:lang w:val="en-GB"/>
                    <w:rPrChange w:id="237" w:author="Tim Challman" w:date="2019-03-09T09:55:00Z">
                      <w:rPr>
                        <w:rFonts w:ascii="Cambria Math" w:hAnsi="Cambria Math"/>
                      </w:rPr>
                    </w:rPrChange>
                  </w:rPr>
                  <m:t>β</m:t>
                </m:r>
              </m:e>
              <m:sup>
                <m:r>
                  <w:rPr>
                    <w:rFonts w:ascii="Cambria Math" w:hAnsi="Cambria Math"/>
                    <w:lang w:val="en-GB"/>
                    <w:rPrChange w:id="238" w:author="Tim Challman" w:date="2019-03-09T09:55:00Z">
                      <w:rPr>
                        <w:rFonts w:ascii="Cambria Math" w:hAnsi="Cambria Math"/>
                      </w:rPr>
                    </w:rPrChange>
                  </w:rPr>
                  <m:t>t</m:t>
                </m:r>
              </m:sup>
            </m:sSup>
          </m:e>
          <m:lim>
            <m:r>
              <w:rPr>
                <w:rFonts w:ascii="Cambria Math" w:hAnsi="Cambria Math"/>
                <w:lang w:val="en-GB"/>
                <w:rPrChange w:id="239" w:author="Tim Challman" w:date="2019-03-09T09:55:00Z">
                  <w:rPr>
                    <w:rFonts w:ascii="Cambria Math" w:hAnsi="Cambria Math"/>
                  </w:rPr>
                </w:rPrChange>
              </w:rPr>
              <m:t>m×p</m:t>
            </m:r>
          </m:lim>
        </m:limLow>
      </m:oMath>
      <w:r w:rsidRPr="00A26112">
        <w:rPr>
          <w:lang w:val="en-GB"/>
          <w:rPrChange w:id="240" w:author="Tim Challman" w:date="2019-03-09T09:55:00Z">
            <w:rPr/>
          </w:rPrChange>
        </w:rPr>
        <w:t xml:space="preserve"> is a matrix of regression coefficients and </w:t>
      </w:r>
      <m:oMath>
        <m:r>
          <m:rPr>
            <m:sty m:val="b"/>
          </m:rPr>
          <w:rPr>
            <w:rFonts w:ascii="Cambria Math" w:hAnsi="Cambria Math"/>
            <w:lang w:val="en-GB"/>
            <w:rPrChange w:id="241" w:author="Tim Challman" w:date="2019-03-09T09:55:00Z">
              <w:rPr>
                <w:rFonts w:ascii="Cambria Math" w:hAnsi="Cambria Math"/>
              </w:rPr>
            </w:rPrChange>
          </w:rPr>
          <m:t>ϵ</m:t>
        </m:r>
      </m:oMath>
      <w:r w:rsidRPr="00A26112">
        <w:rPr>
          <w:lang w:val="en-GB"/>
          <w:rPrChange w:id="242" w:author="Tim Challman" w:date="2019-03-09T09:55:00Z">
            <w:rPr/>
          </w:rPrChange>
        </w:rPr>
        <w:t xml:space="preserve"> is an error term such that </w:t>
      </w:r>
      <m:oMath>
        <m:r>
          <m:rPr>
            <m:sty m:val="b"/>
          </m:rPr>
          <w:rPr>
            <w:rFonts w:ascii="Cambria Math" w:hAnsi="Cambria Math"/>
            <w:lang w:val="en-GB"/>
            <w:rPrChange w:id="243" w:author="Tim Challman" w:date="2019-03-09T09:55:00Z">
              <w:rPr>
                <w:rFonts w:ascii="Cambria Math" w:hAnsi="Cambria Math"/>
              </w:rPr>
            </w:rPrChange>
          </w:rPr>
          <m:t>ϵ</m:t>
        </m:r>
        <m:r>
          <w:rPr>
            <w:rFonts w:ascii="Cambria Math" w:hAnsi="Cambria Math"/>
            <w:lang w:val="en-GB"/>
            <w:rPrChange w:id="244" w:author="Tim Challman" w:date="2019-03-09T09:55:00Z">
              <w:rPr>
                <w:rFonts w:ascii="Cambria Math" w:hAnsi="Cambria Math"/>
              </w:rPr>
            </w:rPrChange>
          </w:rPr>
          <m:t>∼</m:t>
        </m:r>
        <m:r>
          <m:rPr>
            <m:scr m:val="script"/>
            <m:sty m:val="p"/>
          </m:rPr>
          <w:rPr>
            <w:rFonts w:ascii="Cambria Math" w:hAnsi="Cambria Math"/>
            <w:lang w:val="en-GB"/>
            <w:rPrChange w:id="245" w:author="Tim Challman" w:date="2019-03-09T09:55:00Z">
              <w:rPr>
                <w:rFonts w:ascii="Cambria Math" w:hAnsi="Cambria Math"/>
              </w:rPr>
            </w:rPrChange>
          </w:rPr>
          <m:t>N</m:t>
        </m:r>
        <m:r>
          <w:rPr>
            <w:rFonts w:ascii="Cambria Math" w:hAnsi="Cambria Math"/>
            <w:lang w:val="en-GB"/>
            <w:rPrChange w:id="246" w:author="Tim Challman" w:date="2019-03-09T09:55:00Z">
              <w:rPr>
                <w:rFonts w:ascii="Cambria Math" w:hAnsi="Cambria Math"/>
              </w:rPr>
            </w:rPrChange>
          </w:rPr>
          <m:t>(0,</m:t>
        </m:r>
        <m:sSub>
          <m:sSubPr>
            <m:ctrlPr>
              <w:rPr>
                <w:rFonts w:ascii="Cambria Math" w:hAnsi="Cambria Math"/>
                <w:lang w:val="en-GB"/>
              </w:rPr>
            </m:ctrlPr>
          </m:sSubPr>
          <m:e>
            <m:r>
              <m:rPr>
                <m:sty m:val="b"/>
              </m:rPr>
              <w:rPr>
                <w:rFonts w:ascii="Cambria Math" w:hAnsi="Cambria Math"/>
                <w:lang w:val="en-GB"/>
                <w:rPrChange w:id="247" w:author="Tim Challman" w:date="2019-03-09T09:55:00Z">
                  <w:rPr>
                    <w:rFonts w:ascii="Cambria Math" w:hAnsi="Cambria Math"/>
                  </w:rPr>
                </w:rPrChange>
              </w:rPr>
              <m:t>Σ</m:t>
            </m:r>
          </m:e>
          <m:sub>
            <m:r>
              <w:rPr>
                <w:rFonts w:ascii="Cambria Math" w:hAnsi="Cambria Math"/>
                <w:lang w:val="en-GB"/>
                <w:rPrChange w:id="248" w:author="Tim Challman" w:date="2019-03-09T09:55:00Z">
                  <w:rPr>
                    <w:rFonts w:ascii="Cambria Math" w:hAnsi="Cambria Math"/>
                  </w:rPr>
                </w:rPrChange>
              </w:rPr>
              <m:t>y|x</m:t>
            </m:r>
          </m:sub>
        </m:sSub>
        <m:r>
          <w:rPr>
            <w:rFonts w:ascii="Cambria Math" w:hAnsi="Cambria Math"/>
            <w:lang w:val="en-GB"/>
            <w:rPrChange w:id="249" w:author="Tim Challman" w:date="2019-03-09T09:55:00Z">
              <w:rPr>
                <w:rFonts w:ascii="Cambria Math" w:hAnsi="Cambria Math"/>
              </w:rPr>
            </w:rPrChange>
          </w:rPr>
          <m:t>)</m:t>
        </m:r>
      </m:oMath>
      <w:r w:rsidRPr="00A26112">
        <w:rPr>
          <w:lang w:val="en-GB"/>
          <w:rPrChange w:id="250" w:author="Tim Challman" w:date="2019-03-09T09:55:00Z">
            <w:rPr/>
          </w:rPrChange>
        </w:rPr>
        <w:t xml:space="preserve">. Here, </w:t>
      </w:r>
      <m:oMath>
        <m:sSup>
          <m:sSupPr>
            <m:ctrlPr>
              <w:rPr>
                <w:rFonts w:ascii="Cambria Math" w:hAnsi="Cambria Math"/>
                <w:lang w:val="en-GB"/>
              </w:rPr>
            </m:ctrlPr>
          </m:sSupPr>
          <m:e>
            <m:r>
              <m:rPr>
                <m:sty m:val="b"/>
              </m:rPr>
              <w:rPr>
                <w:rFonts w:ascii="Cambria Math" w:hAnsi="Cambria Math"/>
                <w:lang w:val="en-GB"/>
                <w:rPrChange w:id="251" w:author="Tim Challman" w:date="2019-03-09T09:55:00Z">
                  <w:rPr>
                    <w:rFonts w:ascii="Cambria Math" w:hAnsi="Cambria Math"/>
                  </w:rPr>
                </w:rPrChange>
              </w:rPr>
              <m:t>β</m:t>
            </m:r>
          </m:e>
          <m:sup>
            <m:r>
              <w:rPr>
                <w:rFonts w:ascii="Cambria Math" w:hAnsi="Cambria Math"/>
                <w:lang w:val="en-GB"/>
                <w:rPrChange w:id="252" w:author="Tim Challman" w:date="2019-03-09T09:55:00Z">
                  <w:rPr>
                    <w:rFonts w:ascii="Cambria Math" w:hAnsi="Cambria Math"/>
                  </w:rPr>
                </w:rPrChange>
              </w:rPr>
              <m:t>t</m:t>
            </m:r>
          </m:sup>
        </m:sSup>
        <m:r>
          <w:rPr>
            <w:rFonts w:ascii="Cambria Math" w:hAnsi="Cambria Math"/>
            <w:lang w:val="en-GB"/>
            <w:rPrChange w:id="253" w:author="Tim Challman" w:date="2019-03-09T09:55:00Z">
              <w:rPr>
                <w:rFonts w:ascii="Cambria Math" w:hAnsi="Cambria Math"/>
              </w:rPr>
            </w:rPrChange>
          </w:rPr>
          <m:t>=</m:t>
        </m:r>
        <m:sSub>
          <m:sSubPr>
            <m:ctrlPr>
              <w:rPr>
                <w:rFonts w:ascii="Cambria Math" w:hAnsi="Cambria Math"/>
                <w:lang w:val="en-GB"/>
              </w:rPr>
            </m:ctrlPr>
          </m:sSubPr>
          <m:e>
            <m:r>
              <m:rPr>
                <m:sty m:val="b"/>
              </m:rPr>
              <w:rPr>
                <w:rFonts w:ascii="Cambria Math" w:hAnsi="Cambria Math"/>
                <w:lang w:val="en-GB"/>
                <w:rPrChange w:id="254" w:author="Tim Challman" w:date="2019-03-09T09:55:00Z">
                  <w:rPr>
                    <w:rFonts w:ascii="Cambria Math" w:hAnsi="Cambria Math"/>
                  </w:rPr>
                </w:rPrChange>
              </w:rPr>
              <m:t>Σ</m:t>
            </m:r>
          </m:e>
          <m:sub>
            <m:r>
              <w:rPr>
                <w:rFonts w:ascii="Cambria Math" w:hAnsi="Cambria Math"/>
                <w:lang w:val="en-GB"/>
                <w:rPrChange w:id="255" w:author="Tim Challman" w:date="2019-03-09T09:55:00Z">
                  <w:rPr>
                    <w:rFonts w:ascii="Cambria Math" w:hAnsi="Cambria Math"/>
                  </w:rPr>
                </w:rPrChange>
              </w:rPr>
              <m:t>yx</m:t>
            </m:r>
          </m:sub>
        </m:sSub>
        <m:sSubSup>
          <m:sSubSupPr>
            <m:ctrlPr>
              <w:rPr>
                <w:rFonts w:ascii="Cambria Math" w:hAnsi="Cambria Math"/>
                <w:lang w:val="en-GB"/>
              </w:rPr>
            </m:ctrlPr>
          </m:sSubSupPr>
          <m:e>
            <m:r>
              <m:rPr>
                <m:sty m:val="b"/>
              </m:rPr>
              <w:rPr>
                <w:rFonts w:ascii="Cambria Math" w:hAnsi="Cambria Math"/>
                <w:lang w:val="en-GB"/>
                <w:rPrChange w:id="256" w:author="Tim Challman" w:date="2019-03-09T09:55:00Z">
                  <w:rPr>
                    <w:rFonts w:ascii="Cambria Math" w:hAnsi="Cambria Math"/>
                  </w:rPr>
                </w:rPrChange>
              </w:rPr>
              <m:t>Σ</m:t>
            </m:r>
          </m:e>
          <m:sub>
            <m:r>
              <w:rPr>
                <w:rFonts w:ascii="Cambria Math" w:hAnsi="Cambria Math"/>
                <w:lang w:val="en-GB"/>
                <w:rPrChange w:id="257" w:author="Tim Challman" w:date="2019-03-09T09:55:00Z">
                  <w:rPr>
                    <w:rFonts w:ascii="Cambria Math" w:hAnsi="Cambria Math"/>
                  </w:rPr>
                </w:rPrChange>
              </w:rPr>
              <m:t>xx</m:t>
            </m:r>
          </m:sub>
          <m:sup>
            <m:r>
              <w:rPr>
                <w:rFonts w:ascii="Cambria Math" w:hAnsi="Cambria Math"/>
                <w:lang w:val="en-GB"/>
                <w:rPrChange w:id="258" w:author="Tim Challman" w:date="2019-03-09T09:55:00Z">
                  <w:rPr>
                    <w:rFonts w:ascii="Cambria Math" w:hAnsi="Cambria Math"/>
                  </w:rPr>
                </w:rPrChange>
              </w:rPr>
              <m:t>-1</m:t>
            </m:r>
          </m:sup>
        </m:sSubSup>
      </m:oMath>
      <w:r w:rsidRPr="00A26112">
        <w:rPr>
          <w:lang w:val="en-GB"/>
          <w:rPrChange w:id="259" w:author="Tim Challman" w:date="2019-03-09T09:55:00Z">
            <w:rPr/>
          </w:rPrChange>
        </w:rPr>
        <w:t xml:space="preserve"> and </w:t>
      </w:r>
      <m:oMath>
        <m:sSub>
          <m:sSubPr>
            <m:ctrlPr>
              <w:rPr>
                <w:rFonts w:ascii="Cambria Math" w:hAnsi="Cambria Math"/>
                <w:lang w:val="en-GB"/>
              </w:rPr>
            </m:ctrlPr>
          </m:sSubPr>
          <m:e>
            <m:r>
              <m:rPr>
                <m:sty m:val="b"/>
              </m:rPr>
              <w:rPr>
                <w:rFonts w:ascii="Cambria Math" w:hAnsi="Cambria Math"/>
                <w:lang w:val="en-GB"/>
                <w:rPrChange w:id="260" w:author="Tim Challman" w:date="2019-03-09T09:55:00Z">
                  <w:rPr>
                    <w:rFonts w:ascii="Cambria Math" w:hAnsi="Cambria Math"/>
                  </w:rPr>
                </w:rPrChange>
              </w:rPr>
              <m:t>Σ</m:t>
            </m:r>
          </m:e>
          <m:sub>
            <m:r>
              <w:rPr>
                <w:rFonts w:ascii="Cambria Math" w:hAnsi="Cambria Math"/>
                <w:lang w:val="en-GB"/>
                <w:rPrChange w:id="261" w:author="Tim Challman" w:date="2019-03-09T09:55:00Z">
                  <w:rPr>
                    <w:rFonts w:ascii="Cambria Math" w:hAnsi="Cambria Math"/>
                  </w:rPr>
                </w:rPrChange>
              </w:rPr>
              <m:t>y|x</m:t>
            </m:r>
          </m:sub>
        </m:sSub>
        <m:r>
          <w:rPr>
            <w:rFonts w:ascii="Cambria Math" w:hAnsi="Cambria Math"/>
            <w:lang w:val="en-GB"/>
            <w:rPrChange w:id="262" w:author="Tim Challman" w:date="2019-03-09T09:55:00Z">
              <w:rPr>
                <w:rFonts w:ascii="Cambria Math" w:hAnsi="Cambria Math"/>
              </w:rPr>
            </w:rPrChange>
          </w:rPr>
          <m:t>=</m:t>
        </m:r>
        <m:sSub>
          <m:sSubPr>
            <m:ctrlPr>
              <w:rPr>
                <w:rFonts w:ascii="Cambria Math" w:hAnsi="Cambria Math"/>
                <w:lang w:val="en-GB"/>
              </w:rPr>
            </m:ctrlPr>
          </m:sSubPr>
          <m:e>
            <m:r>
              <m:rPr>
                <m:sty m:val="b"/>
              </m:rPr>
              <w:rPr>
                <w:rFonts w:ascii="Cambria Math" w:hAnsi="Cambria Math"/>
                <w:lang w:val="en-GB"/>
                <w:rPrChange w:id="263" w:author="Tim Challman" w:date="2019-03-09T09:55:00Z">
                  <w:rPr>
                    <w:rFonts w:ascii="Cambria Math" w:hAnsi="Cambria Math"/>
                  </w:rPr>
                </w:rPrChange>
              </w:rPr>
              <m:t>Σ</m:t>
            </m:r>
          </m:e>
          <m:sub>
            <m:r>
              <w:rPr>
                <w:rFonts w:ascii="Cambria Math" w:hAnsi="Cambria Math"/>
                <w:lang w:val="en-GB"/>
                <w:rPrChange w:id="264" w:author="Tim Challman" w:date="2019-03-09T09:55:00Z">
                  <w:rPr>
                    <w:rFonts w:ascii="Cambria Math" w:hAnsi="Cambria Math"/>
                  </w:rPr>
                </w:rPrChange>
              </w:rPr>
              <m:t>yy</m:t>
            </m:r>
          </m:sub>
        </m:sSub>
        <m:r>
          <w:rPr>
            <w:rFonts w:ascii="Cambria Math" w:hAnsi="Cambria Math"/>
            <w:lang w:val="en-GB"/>
            <w:rPrChange w:id="265" w:author="Tim Challman" w:date="2019-03-09T09:55:00Z">
              <w:rPr>
                <w:rFonts w:ascii="Cambria Math" w:hAnsi="Cambria Math"/>
              </w:rPr>
            </w:rPrChange>
          </w:rPr>
          <m:t>-</m:t>
        </m:r>
        <m:sSub>
          <m:sSubPr>
            <m:ctrlPr>
              <w:rPr>
                <w:rFonts w:ascii="Cambria Math" w:hAnsi="Cambria Math"/>
                <w:lang w:val="en-GB"/>
              </w:rPr>
            </m:ctrlPr>
          </m:sSubPr>
          <m:e>
            <m:r>
              <m:rPr>
                <m:sty m:val="b"/>
              </m:rPr>
              <w:rPr>
                <w:rFonts w:ascii="Cambria Math" w:hAnsi="Cambria Math"/>
                <w:lang w:val="en-GB"/>
                <w:rPrChange w:id="266" w:author="Tim Challman" w:date="2019-03-09T09:55:00Z">
                  <w:rPr>
                    <w:rFonts w:ascii="Cambria Math" w:hAnsi="Cambria Math"/>
                  </w:rPr>
                </w:rPrChange>
              </w:rPr>
              <m:t>Σ</m:t>
            </m:r>
          </m:e>
          <m:sub>
            <m:r>
              <w:rPr>
                <w:rFonts w:ascii="Cambria Math" w:hAnsi="Cambria Math"/>
                <w:lang w:val="en-GB"/>
                <w:rPrChange w:id="267" w:author="Tim Challman" w:date="2019-03-09T09:55:00Z">
                  <w:rPr>
                    <w:rFonts w:ascii="Cambria Math" w:hAnsi="Cambria Math"/>
                  </w:rPr>
                </w:rPrChange>
              </w:rPr>
              <m:t>yx</m:t>
            </m:r>
          </m:sub>
        </m:sSub>
        <m:sSubSup>
          <m:sSubSupPr>
            <m:ctrlPr>
              <w:rPr>
                <w:rFonts w:ascii="Cambria Math" w:hAnsi="Cambria Math"/>
                <w:lang w:val="en-GB"/>
              </w:rPr>
            </m:ctrlPr>
          </m:sSubSupPr>
          <m:e>
            <m:r>
              <m:rPr>
                <m:sty m:val="b"/>
              </m:rPr>
              <w:rPr>
                <w:rFonts w:ascii="Cambria Math" w:hAnsi="Cambria Math"/>
                <w:lang w:val="en-GB"/>
                <w:rPrChange w:id="268" w:author="Tim Challman" w:date="2019-03-09T09:55:00Z">
                  <w:rPr>
                    <w:rFonts w:ascii="Cambria Math" w:hAnsi="Cambria Math"/>
                  </w:rPr>
                </w:rPrChange>
              </w:rPr>
              <m:t>Σ</m:t>
            </m:r>
          </m:e>
          <m:sub>
            <m:r>
              <w:rPr>
                <w:rFonts w:ascii="Cambria Math" w:hAnsi="Cambria Math"/>
                <w:lang w:val="en-GB"/>
                <w:rPrChange w:id="269" w:author="Tim Challman" w:date="2019-03-09T09:55:00Z">
                  <w:rPr>
                    <w:rFonts w:ascii="Cambria Math" w:hAnsi="Cambria Math"/>
                  </w:rPr>
                </w:rPrChange>
              </w:rPr>
              <m:t>xx</m:t>
            </m:r>
          </m:sub>
          <m:sup>
            <m:r>
              <w:rPr>
                <w:rFonts w:ascii="Cambria Math" w:hAnsi="Cambria Math"/>
                <w:lang w:val="en-GB"/>
                <w:rPrChange w:id="270" w:author="Tim Challman" w:date="2019-03-09T09:55:00Z">
                  <w:rPr>
                    <w:rFonts w:ascii="Cambria Math" w:hAnsi="Cambria Math"/>
                  </w:rPr>
                </w:rPrChange>
              </w:rPr>
              <m:t>-1</m:t>
            </m:r>
          </m:sup>
        </m:sSubSup>
        <m:sSub>
          <m:sSubPr>
            <m:ctrlPr>
              <w:rPr>
                <w:rFonts w:ascii="Cambria Math" w:hAnsi="Cambria Math"/>
                <w:lang w:val="en-GB"/>
              </w:rPr>
            </m:ctrlPr>
          </m:sSubPr>
          <m:e>
            <m:r>
              <m:rPr>
                <m:sty m:val="b"/>
              </m:rPr>
              <w:rPr>
                <w:rFonts w:ascii="Cambria Math" w:hAnsi="Cambria Math"/>
                <w:lang w:val="en-GB"/>
                <w:rPrChange w:id="271" w:author="Tim Challman" w:date="2019-03-09T09:55:00Z">
                  <w:rPr>
                    <w:rFonts w:ascii="Cambria Math" w:hAnsi="Cambria Math"/>
                  </w:rPr>
                </w:rPrChange>
              </w:rPr>
              <m:t>Σ</m:t>
            </m:r>
          </m:e>
          <m:sub>
            <m:r>
              <w:rPr>
                <w:rFonts w:ascii="Cambria Math" w:hAnsi="Cambria Math"/>
                <w:lang w:val="en-GB"/>
                <w:rPrChange w:id="272" w:author="Tim Challman" w:date="2019-03-09T09:55:00Z">
                  <w:rPr>
                    <w:rFonts w:ascii="Cambria Math" w:hAnsi="Cambria Math"/>
                  </w:rPr>
                </w:rPrChange>
              </w:rPr>
              <m:t>xy</m:t>
            </m:r>
          </m:sub>
        </m:sSub>
      </m:oMath>
    </w:p>
    <w:p w14:paraId="7CD99189" w14:textId="77777777" w:rsidR="0096095D" w:rsidRPr="00A26112" w:rsidRDefault="00CF708D">
      <w:pPr>
        <w:pStyle w:val="BodyText"/>
        <w:rPr>
          <w:lang w:val="en-GB"/>
          <w:rPrChange w:id="273" w:author="Tim Challman" w:date="2019-03-09T09:55:00Z">
            <w:rPr/>
          </w:rPrChange>
        </w:rPr>
      </w:pPr>
      <w:r w:rsidRPr="00A26112">
        <w:rPr>
          <w:lang w:val="en-GB"/>
          <w:rPrChange w:id="274" w:author="Tim Challman" w:date="2019-03-09T09:55:00Z">
            <w:rPr/>
          </w:rPrChange>
        </w:rPr>
        <w:t xml:space="preserve">In a model like (2), we assume that the variation in response </w:t>
      </w:r>
      <m:oMath>
        <m:r>
          <m:rPr>
            <m:sty m:val="b"/>
          </m:rPr>
          <w:rPr>
            <w:rFonts w:ascii="Cambria Math" w:hAnsi="Cambria Math"/>
            <w:lang w:val="en-GB"/>
            <w:rPrChange w:id="275" w:author="Tim Challman" w:date="2019-03-09T09:55:00Z">
              <w:rPr>
                <w:rFonts w:ascii="Cambria Math" w:hAnsi="Cambria Math"/>
              </w:rPr>
            </w:rPrChange>
          </w:rPr>
          <m:t>y</m:t>
        </m:r>
      </m:oMath>
      <w:r w:rsidRPr="00A26112">
        <w:rPr>
          <w:lang w:val="en-GB"/>
          <w:rPrChange w:id="276" w:author="Tim Challman" w:date="2019-03-09T09:55:00Z">
            <w:rPr/>
          </w:rPrChange>
        </w:rPr>
        <w:t xml:space="preserve"> is partly explained by the predictor </w:t>
      </w:r>
      <m:oMath>
        <m:r>
          <m:rPr>
            <m:sty m:val="b"/>
          </m:rPr>
          <w:rPr>
            <w:rFonts w:ascii="Cambria Math" w:hAnsi="Cambria Math"/>
            <w:lang w:val="en-GB"/>
            <w:rPrChange w:id="277" w:author="Tim Challman" w:date="2019-03-09T09:55:00Z">
              <w:rPr>
                <w:rFonts w:ascii="Cambria Math" w:hAnsi="Cambria Math"/>
              </w:rPr>
            </w:rPrChange>
          </w:rPr>
          <m:t>x</m:t>
        </m:r>
      </m:oMath>
      <w:r w:rsidRPr="00A26112">
        <w:rPr>
          <w:lang w:val="en-GB"/>
          <w:rPrChange w:id="278" w:author="Tim Challman" w:date="2019-03-09T09:55:00Z">
            <w:rPr/>
          </w:rPrChange>
        </w:rPr>
        <w:t xml:space="preserve">. However, in many situations, only a subspace of the predictor space is relevant for the variation in the response </w:t>
      </w:r>
      <m:oMath>
        <m:r>
          <m:rPr>
            <m:sty m:val="b"/>
          </m:rPr>
          <w:rPr>
            <w:rFonts w:ascii="Cambria Math" w:hAnsi="Cambria Math"/>
            <w:lang w:val="en-GB"/>
            <w:rPrChange w:id="279" w:author="Tim Challman" w:date="2019-03-09T09:55:00Z">
              <w:rPr>
                <w:rFonts w:ascii="Cambria Math" w:hAnsi="Cambria Math"/>
              </w:rPr>
            </w:rPrChange>
          </w:rPr>
          <m:t>y</m:t>
        </m:r>
      </m:oMath>
      <w:r w:rsidRPr="00A26112">
        <w:rPr>
          <w:lang w:val="en-GB"/>
          <w:rPrChange w:id="280" w:author="Tim Challman" w:date="2019-03-09T09:55:00Z">
            <w:rPr/>
          </w:rPrChange>
        </w:rPr>
        <w:t xml:space="preserve">. This space can be referred to as the relevant space of </w:t>
      </w:r>
      <m:oMath>
        <m:r>
          <m:rPr>
            <m:sty m:val="b"/>
          </m:rPr>
          <w:rPr>
            <w:rFonts w:ascii="Cambria Math" w:hAnsi="Cambria Math"/>
            <w:lang w:val="en-GB"/>
            <w:rPrChange w:id="281" w:author="Tim Challman" w:date="2019-03-09T09:55:00Z">
              <w:rPr>
                <w:rFonts w:ascii="Cambria Math" w:hAnsi="Cambria Math"/>
              </w:rPr>
            </w:rPrChange>
          </w:rPr>
          <m:t>x</m:t>
        </m:r>
      </m:oMath>
      <w:r w:rsidRPr="00A26112">
        <w:rPr>
          <w:lang w:val="en-GB"/>
          <w:rPrChange w:id="282" w:author="Tim Challman" w:date="2019-03-09T09:55:00Z">
            <w:rPr/>
          </w:rPrChange>
        </w:rPr>
        <w:t xml:space="preserve"> and the rest as irrelevant space. In the similar way, for a certain model, we can assume that a subspace in the response space exists </w:t>
      </w:r>
      <w:del w:id="283" w:author="Tim Challman" w:date="2019-03-09T08:02:00Z">
        <w:r w:rsidRPr="00A26112" w:rsidDel="0019658C">
          <w:rPr>
            <w:lang w:val="en-GB"/>
            <w:rPrChange w:id="284" w:author="Tim Challman" w:date="2019-03-09T09:55:00Z">
              <w:rPr/>
            </w:rPrChange>
          </w:rPr>
          <w:delText xml:space="preserve">which </w:delText>
        </w:r>
      </w:del>
      <w:ins w:id="285" w:author="Tim Challman" w:date="2019-03-09T08:02:00Z">
        <w:r w:rsidR="0019658C" w:rsidRPr="00A26112">
          <w:rPr>
            <w:lang w:val="en-GB"/>
            <w:rPrChange w:id="286" w:author="Tim Challman" w:date="2019-03-09T09:55:00Z">
              <w:rPr/>
            </w:rPrChange>
          </w:rPr>
          <w:t xml:space="preserve">and </w:t>
        </w:r>
      </w:ins>
      <w:r w:rsidRPr="00A26112">
        <w:rPr>
          <w:lang w:val="en-GB"/>
          <w:rPrChange w:id="287" w:author="Tim Challman" w:date="2019-03-09T09:55:00Z">
            <w:rPr/>
          </w:rPrChange>
        </w:rPr>
        <w:t>contains the information that the relevant space in predictor can explain (Figure-1). R</w:t>
      </w:r>
      <w:ins w:id="288" w:author="Tim Challman" w:date="2019-03-09T08:02:00Z">
        <w:r w:rsidR="0019658C" w:rsidRPr="00A26112">
          <w:rPr>
            <w:lang w:val="en-GB"/>
            <w:rPrChange w:id="289" w:author="Tim Challman" w:date="2019-03-09T09:55:00Z">
              <w:rPr/>
            </w:rPrChange>
          </w:rPr>
          <w:t>.</w:t>
        </w:r>
      </w:ins>
      <w:r w:rsidRPr="00A26112">
        <w:rPr>
          <w:lang w:val="en-GB"/>
          <w:rPrChange w:id="290" w:author="Tim Challman" w:date="2019-03-09T09:55:00Z">
            <w:rPr/>
          </w:rPrChange>
        </w:rPr>
        <w:t xml:space="preserve"> Dennis Cook, Li, and Chiaromonte (</w:t>
      </w:r>
      <w:r w:rsidR="00A52EAC" w:rsidRPr="00A26112">
        <w:rPr>
          <w:lang w:val="en-GB"/>
          <w:rPrChange w:id="291" w:author="Tim Challman" w:date="2019-03-09T09:55:00Z">
            <w:rPr/>
          </w:rPrChange>
        </w:rPr>
        <w:fldChar w:fldCharType="begin"/>
      </w:r>
      <w:r w:rsidR="00A52EAC" w:rsidRPr="00A26112">
        <w:rPr>
          <w:lang w:val="en-GB"/>
          <w:rPrChange w:id="292" w:author="Tim Challman" w:date="2019-03-09T09:55:00Z">
            <w:rPr/>
          </w:rPrChange>
        </w:rPr>
        <w:instrText xml:space="preserve"> HYPERLINK \l "ref-cook2010envelope" \h </w:instrText>
      </w:r>
      <w:r w:rsidR="00A52EAC" w:rsidRPr="00A26112">
        <w:rPr>
          <w:lang w:val="en-GB"/>
          <w:rPrChange w:id="293" w:author="Tim Challman" w:date="2019-03-09T09:55:00Z">
            <w:rPr>
              <w:rStyle w:val="Hyperlink"/>
            </w:rPr>
          </w:rPrChange>
        </w:rPr>
        <w:fldChar w:fldCharType="separate"/>
      </w:r>
      <w:r w:rsidRPr="00A26112">
        <w:rPr>
          <w:rStyle w:val="Hyperlink"/>
          <w:lang w:val="en-GB"/>
          <w:rPrChange w:id="294" w:author="Tim Challman" w:date="2019-03-09T09:55:00Z">
            <w:rPr>
              <w:rStyle w:val="Hyperlink"/>
            </w:rPr>
          </w:rPrChange>
        </w:rPr>
        <w:t>2010</w:t>
      </w:r>
      <w:r w:rsidR="00A52EAC" w:rsidRPr="00A26112">
        <w:rPr>
          <w:rStyle w:val="Hyperlink"/>
          <w:lang w:val="en-GB"/>
          <w:rPrChange w:id="295" w:author="Tim Challman" w:date="2019-03-09T09:55:00Z">
            <w:rPr>
              <w:rStyle w:val="Hyperlink"/>
            </w:rPr>
          </w:rPrChange>
        </w:rPr>
        <w:fldChar w:fldCharType="end"/>
      </w:r>
      <w:r w:rsidRPr="00A26112">
        <w:rPr>
          <w:lang w:val="en-GB"/>
          <w:rPrChange w:id="296" w:author="Tim Challman" w:date="2019-03-09T09:55:00Z">
            <w:rPr/>
          </w:rPrChange>
        </w:rPr>
        <w:t>) and R. Dennis Cook and Zhang (</w:t>
      </w:r>
      <w:r w:rsidR="00A52EAC" w:rsidRPr="00A26112">
        <w:rPr>
          <w:lang w:val="en-GB"/>
          <w:rPrChange w:id="297" w:author="Tim Challman" w:date="2019-03-09T09:55:00Z">
            <w:rPr/>
          </w:rPrChange>
        </w:rPr>
        <w:fldChar w:fldCharType="begin"/>
      </w:r>
      <w:r w:rsidR="00A52EAC" w:rsidRPr="00A26112">
        <w:rPr>
          <w:lang w:val="en-GB"/>
          <w:rPrChange w:id="298" w:author="Tim Challman" w:date="2019-03-09T09:55:00Z">
            <w:rPr/>
          </w:rPrChange>
        </w:rPr>
        <w:instrText xml:space="preserve"> HYPERLINK \l "ref-cook2015simultaneous" \h </w:instrText>
      </w:r>
      <w:r w:rsidR="00A52EAC" w:rsidRPr="00A26112">
        <w:rPr>
          <w:lang w:val="en-GB"/>
          <w:rPrChange w:id="299" w:author="Tim Challman" w:date="2019-03-09T09:55:00Z">
            <w:rPr>
              <w:rStyle w:val="Hyperlink"/>
            </w:rPr>
          </w:rPrChange>
        </w:rPr>
        <w:fldChar w:fldCharType="separate"/>
      </w:r>
      <w:r w:rsidRPr="00A26112">
        <w:rPr>
          <w:rStyle w:val="Hyperlink"/>
          <w:lang w:val="en-GB"/>
          <w:rPrChange w:id="300" w:author="Tim Challman" w:date="2019-03-09T09:55:00Z">
            <w:rPr>
              <w:rStyle w:val="Hyperlink"/>
            </w:rPr>
          </w:rPrChange>
        </w:rPr>
        <w:t>2015</w:t>
      </w:r>
      <w:r w:rsidR="00A52EAC" w:rsidRPr="00A26112">
        <w:rPr>
          <w:rStyle w:val="Hyperlink"/>
          <w:lang w:val="en-GB"/>
          <w:rPrChange w:id="301" w:author="Tim Challman" w:date="2019-03-09T09:55:00Z">
            <w:rPr>
              <w:rStyle w:val="Hyperlink"/>
            </w:rPr>
          </w:rPrChange>
        </w:rPr>
        <w:fldChar w:fldCharType="end"/>
      </w:r>
      <w:r w:rsidRPr="00A26112">
        <w:rPr>
          <w:lang w:val="en-GB"/>
          <w:rPrChange w:id="302" w:author="Tim Challman" w:date="2019-03-09T09:55:00Z">
            <w:rPr/>
          </w:rPrChange>
        </w:rPr>
        <w:t>) have referred to the relevant space as material space, and the irrelevant space as immaterial space.</w:t>
      </w:r>
    </w:p>
    <w:p w14:paraId="41B12144" w14:textId="77777777" w:rsidR="0096095D" w:rsidRPr="00A26112" w:rsidRDefault="00CF708D">
      <w:pPr>
        <w:pStyle w:val="FigurewithCaption"/>
        <w:rPr>
          <w:lang w:val="en-GB"/>
          <w:rPrChange w:id="303" w:author="Tim Challman" w:date="2019-03-09T09:55:00Z">
            <w:rPr/>
          </w:rPrChange>
        </w:rPr>
      </w:pPr>
      <w:r w:rsidRPr="00A26112">
        <w:rPr>
          <w:noProof/>
          <w:lang w:val="en-GB" w:eastAsia="nb-NO"/>
          <w:rPrChange w:id="304" w:author="Tim Challman" w:date="2019-03-09T09:55:00Z">
            <w:rPr>
              <w:noProof/>
              <w:lang w:val="nb-NO" w:eastAsia="nb-NO"/>
            </w:rPr>
          </w:rPrChange>
        </w:rPr>
        <w:lastRenderedPageBreak/>
        <w:drawing>
          <wp:inline distT="0" distB="0" distL="0" distR="0" wp14:anchorId="3BF4B8A0" wp14:editId="365B9D5B">
            <wp:extent cx="4620126" cy="3234088"/>
            <wp:effectExtent l="0" t="0" r="0" b="0"/>
            <wp:docPr id="1" name="Picture" descr="Figure 1 Relevant space in a regression model"/>
            <wp:cNvGraphicFramePr/>
            <a:graphic xmlns:a="http://schemas.openxmlformats.org/drawingml/2006/main">
              <a:graphicData uri="http://schemas.openxmlformats.org/drawingml/2006/picture">
                <pic:pic xmlns:pic="http://schemas.openxmlformats.org/drawingml/2006/picture">
                  <pic:nvPicPr>
                    <pic:cNvPr id="0" name="Picture" descr="main_files/figure-docx/relevant-space-1.png"/>
                    <pic:cNvPicPr>
                      <a:picLocks noChangeAspect="1" noChangeArrowheads="1"/>
                    </pic:cNvPicPr>
                  </pic:nvPicPr>
                  <pic:blipFill>
                    <a:blip r:embed="rId11"/>
                    <a:stretch>
                      <a:fillRect/>
                    </a:stretch>
                  </pic:blipFill>
                  <pic:spPr bwMode="auto">
                    <a:xfrm>
                      <a:off x="0" y="0"/>
                      <a:ext cx="4620126" cy="3234088"/>
                    </a:xfrm>
                    <a:prstGeom prst="rect">
                      <a:avLst/>
                    </a:prstGeom>
                    <a:noFill/>
                    <a:ln w="9525">
                      <a:noFill/>
                      <a:headEnd/>
                      <a:tailEnd/>
                    </a:ln>
                  </pic:spPr>
                </pic:pic>
              </a:graphicData>
            </a:graphic>
          </wp:inline>
        </w:drawing>
      </w:r>
    </w:p>
    <w:p w14:paraId="43560824" w14:textId="77777777" w:rsidR="0096095D" w:rsidRPr="00A26112" w:rsidRDefault="00CF708D">
      <w:pPr>
        <w:pStyle w:val="ImageCaption"/>
        <w:rPr>
          <w:lang w:val="en-GB"/>
          <w:rPrChange w:id="305" w:author="Tim Challman" w:date="2019-03-09T09:55:00Z">
            <w:rPr/>
          </w:rPrChange>
        </w:rPr>
      </w:pPr>
      <w:r w:rsidRPr="00A26112">
        <w:rPr>
          <w:lang w:val="en-GB"/>
          <w:rPrChange w:id="306" w:author="Tim Challman" w:date="2019-03-09T09:55:00Z">
            <w:rPr/>
          </w:rPrChange>
        </w:rPr>
        <w:t>Figure 1 Relevant space in a regression model</w:t>
      </w:r>
    </w:p>
    <w:p w14:paraId="56833022" w14:textId="77777777" w:rsidR="0096095D" w:rsidRPr="00A26112" w:rsidRDefault="00CF708D">
      <w:pPr>
        <w:pStyle w:val="BodyText"/>
        <w:rPr>
          <w:lang w:val="en-GB"/>
          <w:rPrChange w:id="307" w:author="Tim Challman" w:date="2019-03-09T09:55:00Z">
            <w:rPr/>
          </w:rPrChange>
        </w:rPr>
      </w:pPr>
      <w:r w:rsidRPr="00A26112">
        <w:rPr>
          <w:lang w:val="en-GB"/>
          <w:rPrChange w:id="308" w:author="Tim Challman" w:date="2019-03-09T09:55:00Z">
            <w:rPr/>
          </w:rPrChange>
        </w:rPr>
        <w:t xml:space="preserve">With an orthogonal transformation of </w:t>
      </w:r>
      <m:oMath>
        <m:r>
          <m:rPr>
            <m:sty m:val="b"/>
          </m:rPr>
          <w:rPr>
            <w:rFonts w:ascii="Cambria Math" w:hAnsi="Cambria Math"/>
            <w:lang w:val="en-GB"/>
            <w:rPrChange w:id="309" w:author="Tim Challman" w:date="2019-03-09T09:55:00Z">
              <w:rPr>
                <w:rFonts w:ascii="Cambria Math" w:hAnsi="Cambria Math"/>
              </w:rPr>
            </w:rPrChange>
          </w:rPr>
          <m:t>y</m:t>
        </m:r>
      </m:oMath>
      <w:r w:rsidRPr="00A26112">
        <w:rPr>
          <w:lang w:val="en-GB"/>
          <w:rPrChange w:id="310" w:author="Tim Challman" w:date="2019-03-09T09:55:00Z">
            <w:rPr/>
          </w:rPrChange>
        </w:rPr>
        <w:t xml:space="preserve"> and </w:t>
      </w:r>
      <m:oMath>
        <m:r>
          <m:rPr>
            <m:sty m:val="b"/>
          </m:rPr>
          <w:rPr>
            <w:rFonts w:ascii="Cambria Math" w:hAnsi="Cambria Math"/>
            <w:lang w:val="en-GB"/>
            <w:rPrChange w:id="311" w:author="Tim Challman" w:date="2019-03-09T09:55:00Z">
              <w:rPr>
                <w:rFonts w:ascii="Cambria Math" w:hAnsi="Cambria Math"/>
              </w:rPr>
            </w:rPrChange>
          </w:rPr>
          <m:t>x</m:t>
        </m:r>
      </m:oMath>
      <w:r w:rsidRPr="00A26112">
        <w:rPr>
          <w:lang w:val="en-GB"/>
          <w:rPrChange w:id="312" w:author="Tim Challman" w:date="2019-03-09T09:55:00Z">
            <w:rPr/>
          </w:rPrChange>
        </w:rPr>
        <w:t xml:space="preserve"> to latent variables </w:t>
      </w:r>
      <m:oMath>
        <m:r>
          <m:rPr>
            <m:sty m:val="b"/>
          </m:rPr>
          <w:rPr>
            <w:rFonts w:ascii="Cambria Math" w:hAnsi="Cambria Math"/>
            <w:lang w:val="en-GB"/>
            <w:rPrChange w:id="313" w:author="Tim Challman" w:date="2019-03-09T09:55:00Z">
              <w:rPr>
                <w:rFonts w:ascii="Cambria Math" w:hAnsi="Cambria Math"/>
              </w:rPr>
            </w:rPrChange>
          </w:rPr>
          <m:t>w</m:t>
        </m:r>
      </m:oMath>
      <w:r w:rsidRPr="00A26112">
        <w:rPr>
          <w:lang w:val="en-GB"/>
          <w:rPrChange w:id="314" w:author="Tim Challman" w:date="2019-03-09T09:55:00Z">
            <w:rPr/>
          </w:rPrChange>
        </w:rPr>
        <w:t xml:space="preserve"> and </w:t>
      </w:r>
      <m:oMath>
        <m:r>
          <m:rPr>
            <m:sty m:val="b"/>
          </m:rPr>
          <w:rPr>
            <w:rFonts w:ascii="Cambria Math" w:hAnsi="Cambria Math"/>
            <w:lang w:val="en-GB"/>
            <w:rPrChange w:id="315" w:author="Tim Challman" w:date="2019-03-09T09:55:00Z">
              <w:rPr>
                <w:rFonts w:ascii="Cambria Math" w:hAnsi="Cambria Math"/>
              </w:rPr>
            </w:rPrChange>
          </w:rPr>
          <m:t>z</m:t>
        </m:r>
      </m:oMath>
      <w:r w:rsidRPr="00A26112">
        <w:rPr>
          <w:lang w:val="en-GB"/>
          <w:rPrChange w:id="316" w:author="Tim Challman" w:date="2019-03-09T09:55:00Z">
            <w:rPr/>
          </w:rPrChange>
        </w:rPr>
        <w:t xml:space="preserve">, respectively, by </w:t>
      </w:r>
      <m:oMath>
        <m:r>
          <m:rPr>
            <m:sty m:val="b"/>
          </m:rPr>
          <w:rPr>
            <w:rFonts w:ascii="Cambria Math" w:hAnsi="Cambria Math"/>
            <w:lang w:val="en-GB"/>
            <w:rPrChange w:id="317" w:author="Tim Challman" w:date="2019-03-09T09:55:00Z">
              <w:rPr>
                <w:rFonts w:ascii="Cambria Math" w:hAnsi="Cambria Math"/>
              </w:rPr>
            </w:rPrChange>
          </w:rPr>
          <m:t>w=Qy</m:t>
        </m:r>
      </m:oMath>
      <w:r w:rsidRPr="00A26112">
        <w:rPr>
          <w:lang w:val="en-GB"/>
          <w:rPrChange w:id="318" w:author="Tim Challman" w:date="2019-03-09T09:55:00Z">
            <w:rPr/>
          </w:rPrChange>
        </w:rPr>
        <w:t xml:space="preserve"> and </w:t>
      </w:r>
      <m:oMath>
        <m:r>
          <m:rPr>
            <m:sty m:val="b"/>
          </m:rPr>
          <w:rPr>
            <w:rFonts w:ascii="Cambria Math" w:hAnsi="Cambria Math"/>
            <w:lang w:val="en-GB"/>
            <w:rPrChange w:id="319" w:author="Tim Challman" w:date="2019-03-09T09:55:00Z">
              <w:rPr>
                <w:rFonts w:ascii="Cambria Math" w:hAnsi="Cambria Math"/>
              </w:rPr>
            </w:rPrChange>
          </w:rPr>
          <m:t>z=Rx</m:t>
        </m:r>
      </m:oMath>
      <w:r w:rsidRPr="00A26112">
        <w:rPr>
          <w:lang w:val="en-GB"/>
          <w:rPrChange w:id="320" w:author="Tim Challman" w:date="2019-03-09T09:55:00Z">
            <w:rPr/>
          </w:rPrChange>
        </w:rPr>
        <w:t xml:space="preserve">, where </w:t>
      </w:r>
      <m:oMath>
        <m:r>
          <m:rPr>
            <m:sty m:val="b"/>
          </m:rPr>
          <w:rPr>
            <w:rFonts w:ascii="Cambria Math" w:hAnsi="Cambria Math"/>
            <w:lang w:val="en-GB"/>
            <w:rPrChange w:id="321" w:author="Tim Challman" w:date="2019-03-09T09:55:00Z">
              <w:rPr>
                <w:rFonts w:ascii="Cambria Math" w:hAnsi="Cambria Math"/>
              </w:rPr>
            </w:rPrChange>
          </w:rPr>
          <m:t>Q</m:t>
        </m:r>
      </m:oMath>
      <w:r w:rsidRPr="00A26112">
        <w:rPr>
          <w:lang w:val="en-GB"/>
          <w:rPrChange w:id="322" w:author="Tim Challman" w:date="2019-03-09T09:55:00Z">
            <w:rPr/>
          </w:rPrChange>
        </w:rPr>
        <w:t xml:space="preserve"> and </w:t>
      </w:r>
      <m:oMath>
        <m:r>
          <m:rPr>
            <m:sty m:val="b"/>
          </m:rPr>
          <w:rPr>
            <w:rFonts w:ascii="Cambria Math" w:hAnsi="Cambria Math"/>
            <w:lang w:val="en-GB"/>
            <w:rPrChange w:id="323" w:author="Tim Challman" w:date="2019-03-09T09:55:00Z">
              <w:rPr>
                <w:rFonts w:ascii="Cambria Math" w:hAnsi="Cambria Math"/>
              </w:rPr>
            </w:rPrChange>
          </w:rPr>
          <m:t>R</m:t>
        </m:r>
      </m:oMath>
      <w:r w:rsidRPr="00A26112">
        <w:rPr>
          <w:lang w:val="en-GB"/>
          <w:rPrChange w:id="324" w:author="Tim Challman" w:date="2019-03-09T09:55:00Z">
            <w:rPr/>
          </w:rPrChange>
        </w:rPr>
        <w:t xml:space="preserve"> are orthogonal rotation matrices, an equivalent model to (1) in terms of the latent variables can be written as,</w:t>
      </w:r>
    </w:p>
    <w:p w14:paraId="01DA6724" w14:textId="77777777" w:rsidR="0096095D" w:rsidRPr="00A26112" w:rsidRDefault="00675228">
      <w:pPr>
        <w:pStyle w:val="BodyText"/>
        <w:rPr>
          <w:lang w:val="en-GB"/>
          <w:rPrChange w:id="325" w:author="Tim Challman" w:date="2019-03-09T09:55:00Z">
            <w:rPr/>
          </w:rPrChange>
        </w:rPr>
      </w:pPr>
      <m:oMathPara>
        <m:oMathParaPr>
          <m:jc m:val="center"/>
        </m:oMathParaPr>
        <m:oMath>
          <m:d>
            <m:dPr>
              <m:begChr m:val="["/>
              <m:endChr m:val="]"/>
              <m:ctrlPr>
                <w:rPr>
                  <w:rFonts w:ascii="Cambria Math" w:hAnsi="Cambria Math"/>
                  <w:lang w:val="en-GB"/>
                </w:rPr>
              </m:ctrlPr>
            </m:dPr>
            <m:e>
              <m:m>
                <m:mPr>
                  <m:plcHide m:val="1"/>
                  <m:mcs>
                    <m:mc>
                      <m:mcPr>
                        <m:count m:val="1"/>
                        <m:mcJc m:val="center"/>
                      </m:mcPr>
                    </m:mc>
                  </m:mcs>
                  <m:ctrlPr>
                    <w:rPr>
                      <w:rFonts w:ascii="Cambria Math" w:hAnsi="Cambria Math"/>
                      <w:lang w:val="en-GB"/>
                    </w:rPr>
                  </m:ctrlPr>
                </m:mPr>
                <m:mr>
                  <m:e>
                    <m:r>
                      <m:rPr>
                        <m:sty m:val="b"/>
                      </m:rPr>
                      <w:rPr>
                        <w:rFonts w:ascii="Cambria Math" w:hAnsi="Cambria Math"/>
                        <w:lang w:val="en-GB"/>
                        <w:rPrChange w:id="326" w:author="Tim Challman" w:date="2019-03-09T09:55:00Z">
                          <w:rPr>
                            <w:rFonts w:ascii="Cambria Math" w:hAnsi="Cambria Math"/>
                          </w:rPr>
                        </w:rPrChange>
                      </w:rPr>
                      <m:t>w</m:t>
                    </m:r>
                  </m:e>
                </m:mr>
                <m:mr>
                  <m:e>
                    <m:r>
                      <m:rPr>
                        <m:sty m:val="b"/>
                      </m:rPr>
                      <w:rPr>
                        <w:rFonts w:ascii="Cambria Math" w:hAnsi="Cambria Math"/>
                        <w:lang w:val="en-GB"/>
                        <w:rPrChange w:id="327" w:author="Tim Challman" w:date="2019-03-09T09:55:00Z">
                          <w:rPr>
                            <w:rFonts w:ascii="Cambria Math" w:hAnsi="Cambria Math"/>
                          </w:rPr>
                        </w:rPrChange>
                      </w:rPr>
                      <m:t>z</m:t>
                    </m:r>
                  </m:e>
                </m:mr>
              </m:m>
            </m:e>
          </m:d>
          <m:r>
            <w:rPr>
              <w:rFonts w:ascii="Cambria Math" w:hAnsi="Cambria Math"/>
              <w:lang w:val="en-GB"/>
              <w:rPrChange w:id="328" w:author="Tim Challman" w:date="2019-03-09T09:55:00Z">
                <w:rPr>
                  <w:rFonts w:ascii="Cambria Math" w:hAnsi="Cambria Math"/>
                </w:rPr>
              </w:rPrChange>
            </w:rPr>
            <m:t>∼</m:t>
          </m:r>
          <m:r>
            <m:rPr>
              <m:scr m:val="script"/>
              <m:sty m:val="p"/>
            </m:rPr>
            <w:rPr>
              <w:rFonts w:ascii="Cambria Math" w:hAnsi="Cambria Math"/>
              <w:lang w:val="en-GB"/>
              <w:rPrChange w:id="329" w:author="Tim Challman" w:date="2019-03-09T09:55:00Z">
                <w:rPr>
                  <w:rFonts w:ascii="Cambria Math" w:hAnsi="Cambria Math"/>
                </w:rPr>
              </w:rPrChange>
            </w:rPr>
            <m:t>N</m:t>
          </m:r>
          <m:d>
            <m:dPr>
              <m:ctrlPr>
                <w:rPr>
                  <w:rFonts w:ascii="Cambria Math" w:hAnsi="Cambria Math"/>
                  <w:lang w:val="en-GB"/>
                </w:rPr>
              </m:ctrlPr>
            </m:dPr>
            <m:e>
              <m:d>
                <m:dPr>
                  <m:begChr m:val="["/>
                  <m:endChr m:val="]"/>
                  <m:ctrlPr>
                    <w:rPr>
                      <w:rFonts w:ascii="Cambria Math" w:hAnsi="Cambria Math"/>
                      <w:lang w:val="en-GB"/>
                    </w:rPr>
                  </m:ctrlPr>
                </m:dPr>
                <m:e>
                  <m:m>
                    <m:mPr>
                      <m:plcHide m:val="1"/>
                      <m:mcs>
                        <m:mc>
                          <m:mcPr>
                            <m:count m:val="1"/>
                            <m:mcJc m:val="center"/>
                          </m:mcPr>
                        </m:mc>
                      </m:mcs>
                      <m:ctrlPr>
                        <w:rPr>
                          <w:rFonts w:ascii="Cambria Math" w:hAnsi="Cambria Math"/>
                          <w:lang w:val="en-GB"/>
                        </w:rPr>
                      </m:ctrlPr>
                    </m:mPr>
                    <m:mr>
                      <m:e>
                        <m:sSub>
                          <m:sSubPr>
                            <m:ctrlPr>
                              <w:rPr>
                                <w:rFonts w:ascii="Cambria Math" w:hAnsi="Cambria Math"/>
                                <w:lang w:val="en-GB"/>
                              </w:rPr>
                            </m:ctrlPr>
                          </m:sSubPr>
                          <m:e>
                            <m:r>
                              <m:rPr>
                                <m:sty m:val="b"/>
                              </m:rPr>
                              <w:rPr>
                                <w:rFonts w:ascii="Cambria Math" w:hAnsi="Cambria Math"/>
                                <w:lang w:val="en-GB"/>
                                <w:rPrChange w:id="330" w:author="Tim Challman" w:date="2019-03-09T09:55:00Z">
                                  <w:rPr>
                                    <w:rFonts w:ascii="Cambria Math" w:hAnsi="Cambria Math"/>
                                  </w:rPr>
                                </w:rPrChange>
                              </w:rPr>
                              <m:t>μ</m:t>
                            </m:r>
                          </m:e>
                          <m:sub>
                            <m:r>
                              <w:rPr>
                                <w:rFonts w:ascii="Cambria Math" w:hAnsi="Cambria Math"/>
                                <w:lang w:val="en-GB"/>
                                <w:rPrChange w:id="331" w:author="Tim Challman" w:date="2019-03-09T09:55:00Z">
                                  <w:rPr>
                                    <w:rFonts w:ascii="Cambria Math" w:hAnsi="Cambria Math"/>
                                  </w:rPr>
                                </w:rPrChange>
                              </w:rPr>
                              <m:t>w</m:t>
                            </m:r>
                          </m:sub>
                        </m:sSub>
                      </m:e>
                    </m:mr>
                    <m:mr>
                      <m:e>
                        <m:sSub>
                          <m:sSubPr>
                            <m:ctrlPr>
                              <w:rPr>
                                <w:rFonts w:ascii="Cambria Math" w:hAnsi="Cambria Math"/>
                                <w:lang w:val="en-GB"/>
                              </w:rPr>
                            </m:ctrlPr>
                          </m:sSubPr>
                          <m:e>
                            <m:r>
                              <m:rPr>
                                <m:sty m:val="b"/>
                              </m:rPr>
                              <w:rPr>
                                <w:rFonts w:ascii="Cambria Math" w:hAnsi="Cambria Math"/>
                                <w:lang w:val="en-GB"/>
                                <w:rPrChange w:id="332" w:author="Tim Challman" w:date="2019-03-09T09:55:00Z">
                                  <w:rPr>
                                    <w:rFonts w:ascii="Cambria Math" w:hAnsi="Cambria Math"/>
                                  </w:rPr>
                                </w:rPrChange>
                              </w:rPr>
                              <m:t>μ</m:t>
                            </m:r>
                          </m:e>
                          <m:sub>
                            <m:r>
                              <w:rPr>
                                <w:rFonts w:ascii="Cambria Math" w:hAnsi="Cambria Math"/>
                                <w:lang w:val="en-GB"/>
                                <w:rPrChange w:id="333" w:author="Tim Challman" w:date="2019-03-09T09:55:00Z">
                                  <w:rPr>
                                    <w:rFonts w:ascii="Cambria Math" w:hAnsi="Cambria Math"/>
                                  </w:rPr>
                                </w:rPrChange>
                              </w:rPr>
                              <m:t>z</m:t>
                            </m:r>
                          </m:sub>
                        </m:sSub>
                      </m:e>
                    </m:mr>
                  </m:m>
                </m:e>
              </m:d>
              <m:r>
                <w:rPr>
                  <w:rFonts w:ascii="Cambria Math" w:hAnsi="Cambria Math"/>
                  <w:lang w:val="en-GB"/>
                  <w:rPrChange w:id="334" w:author="Tim Challman" w:date="2019-03-09T09:55:00Z">
                    <w:rPr>
                      <w:rFonts w:ascii="Cambria Math" w:hAnsi="Cambria Math"/>
                    </w:rPr>
                  </w:rPrChange>
                </w:rPr>
                <m:t>,</m:t>
              </m:r>
              <m:d>
                <m:dPr>
                  <m:begChr m:val="["/>
                  <m:endChr m:val="]"/>
                  <m:ctrlPr>
                    <w:rPr>
                      <w:rFonts w:ascii="Cambria Math" w:hAnsi="Cambria Math"/>
                      <w:lang w:val="en-GB"/>
                    </w:rPr>
                  </m:ctrlPr>
                </m:dPr>
                <m:e>
                  <m:m>
                    <m:mPr>
                      <m:plcHide m:val="1"/>
                      <m:mcs>
                        <m:mc>
                          <m:mcPr>
                            <m:count m:val="2"/>
                            <m:mcJc m:val="center"/>
                          </m:mcPr>
                        </m:mc>
                      </m:mcs>
                      <m:ctrlPr>
                        <w:rPr>
                          <w:rFonts w:ascii="Cambria Math" w:hAnsi="Cambria Math"/>
                          <w:lang w:val="en-GB"/>
                        </w:rPr>
                      </m:ctrlPr>
                    </m:mPr>
                    <m:mr>
                      <m:e>
                        <m:sSub>
                          <m:sSubPr>
                            <m:ctrlPr>
                              <w:rPr>
                                <w:rFonts w:ascii="Cambria Math" w:hAnsi="Cambria Math"/>
                                <w:lang w:val="en-GB"/>
                              </w:rPr>
                            </m:ctrlPr>
                          </m:sSubPr>
                          <m:e>
                            <m:r>
                              <m:rPr>
                                <m:sty m:val="b"/>
                              </m:rPr>
                              <w:rPr>
                                <w:rFonts w:ascii="Cambria Math" w:hAnsi="Cambria Math"/>
                                <w:lang w:val="en-GB"/>
                                <w:rPrChange w:id="335" w:author="Tim Challman" w:date="2019-03-09T09:55:00Z">
                                  <w:rPr>
                                    <w:rFonts w:ascii="Cambria Math" w:hAnsi="Cambria Math"/>
                                  </w:rPr>
                                </w:rPrChange>
                              </w:rPr>
                              <m:t>Σ</m:t>
                            </m:r>
                          </m:e>
                          <m:sub>
                            <m:r>
                              <w:rPr>
                                <w:rFonts w:ascii="Cambria Math" w:hAnsi="Cambria Math"/>
                                <w:lang w:val="en-GB"/>
                                <w:rPrChange w:id="336" w:author="Tim Challman" w:date="2019-03-09T09:55:00Z">
                                  <w:rPr>
                                    <w:rFonts w:ascii="Cambria Math" w:hAnsi="Cambria Math"/>
                                  </w:rPr>
                                </w:rPrChange>
                              </w:rPr>
                              <m:t>ww</m:t>
                            </m:r>
                          </m:sub>
                        </m:sSub>
                      </m:e>
                      <m:e>
                        <m:sSub>
                          <m:sSubPr>
                            <m:ctrlPr>
                              <w:rPr>
                                <w:rFonts w:ascii="Cambria Math" w:hAnsi="Cambria Math"/>
                                <w:lang w:val="en-GB"/>
                              </w:rPr>
                            </m:ctrlPr>
                          </m:sSubPr>
                          <m:e>
                            <m:r>
                              <m:rPr>
                                <m:sty m:val="b"/>
                              </m:rPr>
                              <w:rPr>
                                <w:rFonts w:ascii="Cambria Math" w:hAnsi="Cambria Math"/>
                                <w:lang w:val="en-GB"/>
                                <w:rPrChange w:id="337" w:author="Tim Challman" w:date="2019-03-09T09:55:00Z">
                                  <w:rPr>
                                    <w:rFonts w:ascii="Cambria Math" w:hAnsi="Cambria Math"/>
                                  </w:rPr>
                                </w:rPrChange>
                              </w:rPr>
                              <m:t>Σ</m:t>
                            </m:r>
                          </m:e>
                          <m:sub>
                            <m:r>
                              <w:rPr>
                                <w:rFonts w:ascii="Cambria Math" w:hAnsi="Cambria Math"/>
                                <w:lang w:val="en-GB"/>
                                <w:rPrChange w:id="338" w:author="Tim Challman" w:date="2019-03-09T09:55:00Z">
                                  <w:rPr>
                                    <w:rFonts w:ascii="Cambria Math" w:hAnsi="Cambria Math"/>
                                  </w:rPr>
                                </w:rPrChange>
                              </w:rPr>
                              <m:t>wz</m:t>
                            </m:r>
                          </m:sub>
                        </m:sSub>
                      </m:e>
                    </m:mr>
                    <m:mr>
                      <m:e>
                        <m:sSub>
                          <m:sSubPr>
                            <m:ctrlPr>
                              <w:rPr>
                                <w:rFonts w:ascii="Cambria Math" w:hAnsi="Cambria Math"/>
                                <w:lang w:val="en-GB"/>
                              </w:rPr>
                            </m:ctrlPr>
                          </m:sSubPr>
                          <m:e>
                            <m:r>
                              <m:rPr>
                                <m:sty m:val="b"/>
                              </m:rPr>
                              <w:rPr>
                                <w:rFonts w:ascii="Cambria Math" w:hAnsi="Cambria Math"/>
                                <w:lang w:val="en-GB"/>
                                <w:rPrChange w:id="339" w:author="Tim Challman" w:date="2019-03-09T09:55:00Z">
                                  <w:rPr>
                                    <w:rFonts w:ascii="Cambria Math" w:hAnsi="Cambria Math"/>
                                  </w:rPr>
                                </w:rPrChange>
                              </w:rPr>
                              <m:t>Σ</m:t>
                            </m:r>
                          </m:e>
                          <m:sub>
                            <m:r>
                              <w:rPr>
                                <w:rFonts w:ascii="Cambria Math" w:hAnsi="Cambria Math"/>
                                <w:lang w:val="en-GB"/>
                                <w:rPrChange w:id="340" w:author="Tim Challman" w:date="2019-03-09T09:55:00Z">
                                  <w:rPr>
                                    <w:rFonts w:ascii="Cambria Math" w:hAnsi="Cambria Math"/>
                                  </w:rPr>
                                </w:rPrChange>
                              </w:rPr>
                              <m:t>zw</m:t>
                            </m:r>
                          </m:sub>
                        </m:sSub>
                      </m:e>
                      <m:e>
                        <m:sSub>
                          <m:sSubPr>
                            <m:ctrlPr>
                              <w:rPr>
                                <w:rFonts w:ascii="Cambria Math" w:hAnsi="Cambria Math"/>
                                <w:lang w:val="en-GB"/>
                              </w:rPr>
                            </m:ctrlPr>
                          </m:sSubPr>
                          <m:e>
                            <m:r>
                              <m:rPr>
                                <m:sty m:val="b"/>
                              </m:rPr>
                              <w:rPr>
                                <w:rFonts w:ascii="Cambria Math" w:hAnsi="Cambria Math"/>
                                <w:lang w:val="en-GB"/>
                                <w:rPrChange w:id="341" w:author="Tim Challman" w:date="2019-03-09T09:55:00Z">
                                  <w:rPr>
                                    <w:rFonts w:ascii="Cambria Math" w:hAnsi="Cambria Math"/>
                                  </w:rPr>
                                </w:rPrChange>
                              </w:rPr>
                              <m:t>Σ</m:t>
                            </m:r>
                          </m:e>
                          <m:sub>
                            <m:r>
                              <w:rPr>
                                <w:rFonts w:ascii="Cambria Math" w:hAnsi="Cambria Math"/>
                                <w:lang w:val="en-GB"/>
                                <w:rPrChange w:id="342" w:author="Tim Challman" w:date="2019-03-09T09:55:00Z">
                                  <w:rPr>
                                    <w:rFonts w:ascii="Cambria Math" w:hAnsi="Cambria Math"/>
                                  </w:rPr>
                                </w:rPrChange>
                              </w:rPr>
                              <m:t>zz</m:t>
                            </m:r>
                          </m:sub>
                        </m:sSub>
                      </m:e>
                    </m:mr>
                  </m:m>
                </m:e>
              </m:d>
            </m:e>
          </m:d>
          <m:r>
            <w:rPr>
              <w:rFonts w:ascii="Cambria Math" w:hAnsi="Cambria Math"/>
              <w:lang w:val="en-GB"/>
              <w:rPrChange w:id="343" w:author="Tim Challman" w:date="2019-03-09T09:55:00Z">
                <w:rPr>
                  <w:rFonts w:ascii="Cambria Math" w:hAnsi="Cambria Math"/>
                </w:rPr>
              </w:rPrChange>
            </w:rPr>
            <m:t>  (3)</m:t>
          </m:r>
        </m:oMath>
      </m:oMathPara>
    </w:p>
    <w:p w14:paraId="32B37AF0" w14:textId="77777777" w:rsidR="0096095D" w:rsidRPr="00A26112" w:rsidRDefault="00CF708D">
      <w:pPr>
        <w:pStyle w:val="FirstParagraph"/>
        <w:rPr>
          <w:lang w:val="en-GB"/>
          <w:rPrChange w:id="344" w:author="Tim Challman" w:date="2019-03-09T09:55:00Z">
            <w:rPr/>
          </w:rPrChange>
        </w:rPr>
      </w:pPr>
      <w:r w:rsidRPr="00A26112">
        <w:rPr>
          <w:lang w:val="en-GB"/>
          <w:rPrChange w:id="345" w:author="Tim Challman" w:date="2019-03-09T09:55:00Z">
            <w:rPr/>
          </w:rPrChange>
        </w:rPr>
        <w:t xml:space="preserve">where, </w:t>
      </w:r>
      <m:oMath>
        <m:sSub>
          <m:sSubPr>
            <m:ctrlPr>
              <w:rPr>
                <w:rFonts w:ascii="Cambria Math" w:hAnsi="Cambria Math"/>
                <w:lang w:val="en-GB"/>
              </w:rPr>
            </m:ctrlPr>
          </m:sSubPr>
          <m:e>
            <m:r>
              <m:rPr>
                <m:sty m:val="b"/>
              </m:rPr>
              <w:rPr>
                <w:rFonts w:ascii="Cambria Math" w:hAnsi="Cambria Math"/>
                <w:lang w:val="en-GB"/>
                <w:rPrChange w:id="346" w:author="Tim Challman" w:date="2019-03-09T09:55:00Z">
                  <w:rPr>
                    <w:rFonts w:ascii="Cambria Math" w:hAnsi="Cambria Math"/>
                  </w:rPr>
                </w:rPrChange>
              </w:rPr>
              <m:t>Σ</m:t>
            </m:r>
          </m:e>
          <m:sub>
            <m:r>
              <w:rPr>
                <w:rFonts w:ascii="Cambria Math" w:hAnsi="Cambria Math"/>
                <w:lang w:val="en-GB"/>
                <w:rPrChange w:id="347" w:author="Tim Challman" w:date="2019-03-09T09:55:00Z">
                  <w:rPr>
                    <w:rFonts w:ascii="Cambria Math" w:hAnsi="Cambria Math"/>
                  </w:rPr>
                </w:rPrChange>
              </w:rPr>
              <m:t>ww</m:t>
            </m:r>
          </m:sub>
        </m:sSub>
      </m:oMath>
      <w:r w:rsidRPr="00A26112">
        <w:rPr>
          <w:lang w:val="en-GB"/>
          <w:rPrChange w:id="348" w:author="Tim Challman" w:date="2019-03-09T09:55:00Z">
            <w:rPr/>
          </w:rPrChange>
        </w:rPr>
        <w:t xml:space="preserve"> and </w:t>
      </w:r>
      <m:oMath>
        <m:sSub>
          <m:sSubPr>
            <m:ctrlPr>
              <w:rPr>
                <w:rFonts w:ascii="Cambria Math" w:hAnsi="Cambria Math"/>
                <w:lang w:val="en-GB"/>
              </w:rPr>
            </m:ctrlPr>
          </m:sSubPr>
          <m:e>
            <m:r>
              <m:rPr>
                <m:sty m:val="b"/>
              </m:rPr>
              <w:rPr>
                <w:rFonts w:ascii="Cambria Math" w:hAnsi="Cambria Math"/>
                <w:lang w:val="en-GB"/>
                <w:rPrChange w:id="349" w:author="Tim Challman" w:date="2019-03-09T09:55:00Z">
                  <w:rPr>
                    <w:rFonts w:ascii="Cambria Math" w:hAnsi="Cambria Math"/>
                  </w:rPr>
                </w:rPrChange>
              </w:rPr>
              <m:t>Σ</m:t>
            </m:r>
          </m:e>
          <m:sub>
            <m:r>
              <w:rPr>
                <w:rFonts w:ascii="Cambria Math" w:hAnsi="Cambria Math"/>
                <w:lang w:val="en-GB"/>
                <w:rPrChange w:id="350" w:author="Tim Challman" w:date="2019-03-09T09:55:00Z">
                  <w:rPr>
                    <w:rFonts w:ascii="Cambria Math" w:hAnsi="Cambria Math"/>
                  </w:rPr>
                </w:rPrChange>
              </w:rPr>
              <m:t>zz</m:t>
            </m:r>
          </m:sub>
        </m:sSub>
      </m:oMath>
      <w:r w:rsidRPr="00A26112">
        <w:rPr>
          <w:lang w:val="en-GB"/>
          <w:rPrChange w:id="351" w:author="Tim Challman" w:date="2019-03-09T09:55:00Z">
            <w:rPr/>
          </w:rPrChange>
        </w:rPr>
        <w:t xml:space="preserve"> are the variance-covariance matrices of </w:t>
      </w:r>
      <m:oMath>
        <m:r>
          <m:rPr>
            <m:sty m:val="b"/>
          </m:rPr>
          <w:rPr>
            <w:rFonts w:ascii="Cambria Math" w:hAnsi="Cambria Math"/>
            <w:lang w:val="en-GB"/>
            <w:rPrChange w:id="352" w:author="Tim Challman" w:date="2019-03-09T09:55:00Z">
              <w:rPr>
                <w:rFonts w:ascii="Cambria Math" w:hAnsi="Cambria Math"/>
              </w:rPr>
            </w:rPrChange>
          </w:rPr>
          <m:t>w</m:t>
        </m:r>
      </m:oMath>
      <w:r w:rsidRPr="00A26112">
        <w:rPr>
          <w:lang w:val="en-GB"/>
          <w:rPrChange w:id="353" w:author="Tim Challman" w:date="2019-03-09T09:55:00Z">
            <w:rPr/>
          </w:rPrChange>
        </w:rPr>
        <w:t xml:space="preserve"> and </w:t>
      </w:r>
      <m:oMath>
        <m:r>
          <m:rPr>
            <m:sty m:val="b"/>
          </m:rPr>
          <w:rPr>
            <w:rFonts w:ascii="Cambria Math" w:hAnsi="Cambria Math"/>
            <w:lang w:val="en-GB"/>
            <w:rPrChange w:id="354" w:author="Tim Challman" w:date="2019-03-09T09:55:00Z">
              <w:rPr>
                <w:rFonts w:ascii="Cambria Math" w:hAnsi="Cambria Math"/>
              </w:rPr>
            </w:rPrChange>
          </w:rPr>
          <m:t>z</m:t>
        </m:r>
      </m:oMath>
      <w:r w:rsidRPr="00A26112">
        <w:rPr>
          <w:lang w:val="en-GB"/>
          <w:rPrChange w:id="355" w:author="Tim Challman" w:date="2019-03-09T09:55:00Z">
            <w:rPr/>
          </w:rPrChange>
        </w:rPr>
        <w:t xml:space="preserve">, respectively. </w:t>
      </w:r>
      <m:oMath>
        <m:sSub>
          <m:sSubPr>
            <m:ctrlPr>
              <w:rPr>
                <w:rFonts w:ascii="Cambria Math" w:hAnsi="Cambria Math"/>
                <w:lang w:val="en-GB"/>
              </w:rPr>
            </m:ctrlPr>
          </m:sSubPr>
          <m:e>
            <m:r>
              <m:rPr>
                <m:sty m:val="b"/>
              </m:rPr>
              <w:rPr>
                <w:rFonts w:ascii="Cambria Math" w:hAnsi="Cambria Math"/>
                <w:lang w:val="en-GB"/>
                <w:rPrChange w:id="356" w:author="Tim Challman" w:date="2019-03-09T09:55:00Z">
                  <w:rPr>
                    <w:rFonts w:ascii="Cambria Math" w:hAnsi="Cambria Math"/>
                  </w:rPr>
                </w:rPrChange>
              </w:rPr>
              <m:t>Σ</m:t>
            </m:r>
          </m:e>
          <m:sub>
            <m:r>
              <w:rPr>
                <w:rFonts w:ascii="Cambria Math" w:hAnsi="Cambria Math"/>
                <w:lang w:val="en-GB"/>
                <w:rPrChange w:id="357" w:author="Tim Challman" w:date="2019-03-09T09:55:00Z">
                  <w:rPr>
                    <w:rFonts w:ascii="Cambria Math" w:hAnsi="Cambria Math"/>
                  </w:rPr>
                </w:rPrChange>
              </w:rPr>
              <m:t>zw</m:t>
            </m:r>
          </m:sub>
        </m:sSub>
      </m:oMath>
      <w:r w:rsidRPr="00A26112">
        <w:rPr>
          <w:lang w:val="en-GB"/>
          <w:rPrChange w:id="358" w:author="Tim Challman" w:date="2019-03-09T09:55:00Z">
            <w:rPr/>
          </w:rPrChange>
        </w:rPr>
        <w:t xml:space="preserve"> is the covariance between </w:t>
      </w:r>
      <m:oMath>
        <m:r>
          <m:rPr>
            <m:sty m:val="b"/>
          </m:rPr>
          <w:rPr>
            <w:rFonts w:ascii="Cambria Math" w:hAnsi="Cambria Math"/>
            <w:lang w:val="en-GB"/>
            <w:rPrChange w:id="359" w:author="Tim Challman" w:date="2019-03-09T09:55:00Z">
              <w:rPr>
                <w:rFonts w:ascii="Cambria Math" w:hAnsi="Cambria Math"/>
              </w:rPr>
            </w:rPrChange>
          </w:rPr>
          <m:t>z</m:t>
        </m:r>
      </m:oMath>
      <w:r w:rsidRPr="00A26112">
        <w:rPr>
          <w:lang w:val="en-GB"/>
          <w:rPrChange w:id="360" w:author="Tim Challman" w:date="2019-03-09T09:55:00Z">
            <w:rPr/>
          </w:rPrChange>
        </w:rPr>
        <w:t xml:space="preserve"> and </w:t>
      </w:r>
      <m:oMath>
        <m:r>
          <m:rPr>
            <m:sty m:val="b"/>
          </m:rPr>
          <w:rPr>
            <w:rFonts w:ascii="Cambria Math" w:hAnsi="Cambria Math"/>
            <w:lang w:val="en-GB"/>
            <w:rPrChange w:id="361" w:author="Tim Challman" w:date="2019-03-09T09:55:00Z">
              <w:rPr>
                <w:rFonts w:ascii="Cambria Math" w:hAnsi="Cambria Math"/>
              </w:rPr>
            </w:rPrChange>
          </w:rPr>
          <m:t>w</m:t>
        </m:r>
      </m:oMath>
      <w:r w:rsidRPr="00A26112">
        <w:rPr>
          <w:lang w:val="en-GB"/>
          <w:rPrChange w:id="362" w:author="Tim Challman" w:date="2019-03-09T09:55:00Z">
            <w:rPr/>
          </w:rPrChange>
        </w:rPr>
        <w:t xml:space="preserve">. </w:t>
      </w:r>
      <m:oMath>
        <m:sSub>
          <m:sSubPr>
            <m:ctrlPr>
              <w:rPr>
                <w:rFonts w:ascii="Cambria Math" w:hAnsi="Cambria Math"/>
                <w:lang w:val="en-GB"/>
              </w:rPr>
            </m:ctrlPr>
          </m:sSubPr>
          <m:e>
            <m:r>
              <m:rPr>
                <m:sty m:val="b"/>
              </m:rPr>
              <w:rPr>
                <w:rFonts w:ascii="Cambria Math" w:hAnsi="Cambria Math"/>
                <w:lang w:val="en-GB"/>
                <w:rPrChange w:id="363" w:author="Tim Challman" w:date="2019-03-09T09:55:00Z">
                  <w:rPr>
                    <w:rFonts w:ascii="Cambria Math" w:hAnsi="Cambria Math"/>
                  </w:rPr>
                </w:rPrChange>
              </w:rPr>
              <m:t>μ</m:t>
            </m:r>
          </m:e>
          <m:sub>
            <m:r>
              <w:rPr>
                <w:rFonts w:ascii="Cambria Math" w:hAnsi="Cambria Math"/>
                <w:lang w:val="en-GB"/>
                <w:rPrChange w:id="364" w:author="Tim Challman" w:date="2019-03-09T09:55:00Z">
                  <w:rPr>
                    <w:rFonts w:ascii="Cambria Math" w:hAnsi="Cambria Math"/>
                  </w:rPr>
                </w:rPrChange>
              </w:rPr>
              <m:t>w</m:t>
            </m:r>
          </m:sub>
        </m:sSub>
      </m:oMath>
      <w:r w:rsidRPr="00A26112">
        <w:rPr>
          <w:lang w:val="en-GB"/>
          <w:rPrChange w:id="365" w:author="Tim Challman" w:date="2019-03-09T09:55:00Z">
            <w:rPr/>
          </w:rPrChange>
        </w:rPr>
        <w:t xml:space="preserve"> and </w:t>
      </w:r>
      <m:oMath>
        <m:sSub>
          <m:sSubPr>
            <m:ctrlPr>
              <w:rPr>
                <w:rFonts w:ascii="Cambria Math" w:hAnsi="Cambria Math"/>
                <w:lang w:val="en-GB"/>
              </w:rPr>
            </m:ctrlPr>
          </m:sSubPr>
          <m:e>
            <m:r>
              <m:rPr>
                <m:sty m:val="b"/>
              </m:rPr>
              <w:rPr>
                <w:rFonts w:ascii="Cambria Math" w:hAnsi="Cambria Math"/>
                <w:lang w:val="en-GB"/>
                <w:rPrChange w:id="366" w:author="Tim Challman" w:date="2019-03-09T09:55:00Z">
                  <w:rPr>
                    <w:rFonts w:ascii="Cambria Math" w:hAnsi="Cambria Math"/>
                  </w:rPr>
                </w:rPrChange>
              </w:rPr>
              <m:t>μ</m:t>
            </m:r>
          </m:e>
          <m:sub>
            <m:r>
              <w:rPr>
                <w:rFonts w:ascii="Cambria Math" w:hAnsi="Cambria Math"/>
                <w:lang w:val="en-GB"/>
                <w:rPrChange w:id="367" w:author="Tim Challman" w:date="2019-03-09T09:55:00Z">
                  <w:rPr>
                    <w:rFonts w:ascii="Cambria Math" w:hAnsi="Cambria Math"/>
                  </w:rPr>
                </w:rPrChange>
              </w:rPr>
              <m:t>z</m:t>
            </m:r>
          </m:sub>
        </m:sSub>
      </m:oMath>
      <w:r w:rsidRPr="00A26112">
        <w:rPr>
          <w:lang w:val="en-GB"/>
          <w:rPrChange w:id="368" w:author="Tim Challman" w:date="2019-03-09T09:55:00Z">
            <w:rPr/>
          </w:rPrChange>
        </w:rPr>
        <w:t xml:space="preserve"> are </w:t>
      </w:r>
      <w:ins w:id="369" w:author="Tim Challman" w:date="2019-03-09T08:03:00Z">
        <w:r w:rsidR="0019658C" w:rsidRPr="00A26112">
          <w:rPr>
            <w:lang w:val="en-GB"/>
            <w:rPrChange w:id="370" w:author="Tim Challman" w:date="2019-03-09T09:55:00Z">
              <w:rPr/>
            </w:rPrChange>
          </w:rPr>
          <w:t xml:space="preserve">the </w:t>
        </w:r>
      </w:ins>
      <w:r w:rsidRPr="00A26112">
        <w:rPr>
          <w:lang w:val="en-GB"/>
          <w:rPrChange w:id="371" w:author="Tim Challman" w:date="2019-03-09T09:55:00Z">
            <w:rPr/>
          </w:rPrChange>
        </w:rPr>
        <w:t xml:space="preserve">mean vector of </w:t>
      </w:r>
      <m:oMath>
        <m:r>
          <m:rPr>
            <m:sty m:val="b"/>
          </m:rPr>
          <w:rPr>
            <w:rFonts w:ascii="Cambria Math" w:hAnsi="Cambria Math"/>
            <w:lang w:val="en-GB"/>
            <w:rPrChange w:id="372" w:author="Tim Challman" w:date="2019-03-09T09:55:00Z">
              <w:rPr>
                <w:rFonts w:ascii="Cambria Math" w:hAnsi="Cambria Math"/>
              </w:rPr>
            </w:rPrChange>
          </w:rPr>
          <m:t>z</m:t>
        </m:r>
      </m:oMath>
      <w:r w:rsidRPr="00A26112">
        <w:rPr>
          <w:lang w:val="en-GB"/>
          <w:rPrChange w:id="373" w:author="Tim Challman" w:date="2019-03-09T09:55:00Z">
            <w:rPr/>
          </w:rPrChange>
        </w:rPr>
        <w:t xml:space="preserve"> and </w:t>
      </w:r>
      <m:oMath>
        <m:r>
          <m:rPr>
            <m:sty m:val="b"/>
          </m:rPr>
          <w:rPr>
            <w:rFonts w:ascii="Cambria Math" w:hAnsi="Cambria Math"/>
            <w:lang w:val="en-GB"/>
            <w:rPrChange w:id="374" w:author="Tim Challman" w:date="2019-03-09T09:55:00Z">
              <w:rPr>
                <w:rFonts w:ascii="Cambria Math" w:hAnsi="Cambria Math"/>
              </w:rPr>
            </w:rPrChange>
          </w:rPr>
          <m:t>w</m:t>
        </m:r>
      </m:oMath>
      <w:r w:rsidRPr="00A26112">
        <w:rPr>
          <w:lang w:val="en-GB"/>
          <w:rPrChange w:id="375" w:author="Tim Challman" w:date="2019-03-09T09:55:00Z">
            <w:rPr/>
          </w:rPrChange>
        </w:rPr>
        <w:t xml:space="preserve"> respectively.</w:t>
      </w:r>
    </w:p>
    <w:p w14:paraId="2A801F22" w14:textId="77777777" w:rsidR="0096095D" w:rsidRPr="00A26112" w:rsidRDefault="00CF708D">
      <w:pPr>
        <w:pStyle w:val="BodyText"/>
        <w:rPr>
          <w:lang w:val="en-GB"/>
          <w:rPrChange w:id="376" w:author="Tim Challman" w:date="2019-03-09T09:55:00Z">
            <w:rPr/>
          </w:rPrChange>
        </w:rPr>
      </w:pPr>
      <w:r w:rsidRPr="00A26112">
        <w:rPr>
          <w:lang w:val="en-GB"/>
          <w:rPrChange w:id="377" w:author="Tim Challman" w:date="2019-03-09T09:55:00Z">
            <w:rPr/>
          </w:rPrChange>
        </w:rPr>
        <w:t xml:space="preserve">Here, the elements of </w:t>
      </w:r>
      <m:oMath>
        <m:r>
          <m:rPr>
            <m:sty m:val="b"/>
          </m:rPr>
          <w:rPr>
            <w:rFonts w:ascii="Cambria Math" w:hAnsi="Cambria Math"/>
            <w:lang w:val="en-GB"/>
            <w:rPrChange w:id="378" w:author="Tim Challman" w:date="2019-03-09T09:55:00Z">
              <w:rPr>
                <w:rFonts w:ascii="Cambria Math" w:hAnsi="Cambria Math"/>
              </w:rPr>
            </w:rPrChange>
          </w:rPr>
          <m:t>w</m:t>
        </m:r>
      </m:oMath>
      <w:r w:rsidRPr="00A26112">
        <w:rPr>
          <w:lang w:val="en-GB"/>
          <w:rPrChange w:id="379" w:author="Tim Challman" w:date="2019-03-09T09:55:00Z">
            <w:rPr/>
          </w:rPrChange>
        </w:rPr>
        <w:t xml:space="preserve"> and </w:t>
      </w:r>
      <m:oMath>
        <m:r>
          <m:rPr>
            <m:sty m:val="b"/>
          </m:rPr>
          <w:rPr>
            <w:rFonts w:ascii="Cambria Math" w:hAnsi="Cambria Math"/>
            <w:lang w:val="en-GB"/>
            <w:rPrChange w:id="380" w:author="Tim Challman" w:date="2019-03-09T09:55:00Z">
              <w:rPr>
                <w:rFonts w:ascii="Cambria Math" w:hAnsi="Cambria Math"/>
              </w:rPr>
            </w:rPrChange>
          </w:rPr>
          <m:t>z</m:t>
        </m:r>
      </m:oMath>
      <w:r w:rsidRPr="00A26112">
        <w:rPr>
          <w:lang w:val="en-GB"/>
          <w:rPrChange w:id="381" w:author="Tim Challman" w:date="2019-03-09T09:55:00Z">
            <w:rPr/>
          </w:rPrChange>
        </w:rPr>
        <w:t xml:space="preserve"> are the principal components of responses and predictors, which will </w:t>
      </w:r>
      <w:del w:id="382" w:author="Tim Challman" w:date="2019-03-09T08:04:00Z">
        <w:r w:rsidRPr="00A26112" w:rsidDel="0019658C">
          <w:rPr>
            <w:lang w:val="en-GB"/>
            <w:rPrChange w:id="383" w:author="Tim Challman" w:date="2019-03-09T09:55:00Z">
              <w:rPr/>
            </w:rPrChange>
          </w:rPr>
          <w:delText xml:space="preserve">respectively </w:delText>
        </w:r>
      </w:del>
      <w:r w:rsidRPr="00A26112">
        <w:rPr>
          <w:lang w:val="en-GB"/>
          <w:rPrChange w:id="384" w:author="Tim Challman" w:date="2019-03-09T09:55:00Z">
            <w:rPr/>
          </w:rPrChange>
        </w:rPr>
        <w:t>be referred</w:t>
      </w:r>
      <w:ins w:id="385" w:author="Tim Challman" w:date="2019-03-09T08:04:00Z">
        <w:r w:rsidR="0019658C" w:rsidRPr="00A26112">
          <w:rPr>
            <w:lang w:val="en-GB"/>
            <w:rPrChange w:id="386" w:author="Tim Challman" w:date="2019-03-09T09:55:00Z">
              <w:rPr/>
            </w:rPrChange>
          </w:rPr>
          <w:t xml:space="preserve"> to respectively</w:t>
        </w:r>
      </w:ins>
      <w:r w:rsidRPr="00A26112">
        <w:rPr>
          <w:lang w:val="en-GB"/>
          <w:rPrChange w:id="387" w:author="Tim Challman" w:date="2019-03-09T09:55:00Z">
            <w:rPr/>
          </w:rPrChange>
        </w:rPr>
        <w:t xml:space="preserve"> as “response components” and “predictor components”. The column vectors of respective rotation matrices </w:t>
      </w:r>
      <m:oMath>
        <m:r>
          <m:rPr>
            <m:sty m:val="b"/>
          </m:rPr>
          <w:rPr>
            <w:rFonts w:ascii="Cambria Math" w:hAnsi="Cambria Math"/>
            <w:lang w:val="en-GB"/>
            <w:rPrChange w:id="388" w:author="Tim Challman" w:date="2019-03-09T09:55:00Z">
              <w:rPr>
                <w:rFonts w:ascii="Cambria Math" w:hAnsi="Cambria Math"/>
              </w:rPr>
            </w:rPrChange>
          </w:rPr>
          <m:t>Q</m:t>
        </m:r>
      </m:oMath>
      <w:r w:rsidRPr="00A26112">
        <w:rPr>
          <w:lang w:val="en-GB"/>
          <w:rPrChange w:id="389" w:author="Tim Challman" w:date="2019-03-09T09:55:00Z">
            <w:rPr/>
          </w:rPrChange>
        </w:rPr>
        <w:t xml:space="preserve"> and </w:t>
      </w:r>
      <m:oMath>
        <m:r>
          <m:rPr>
            <m:sty m:val="b"/>
          </m:rPr>
          <w:rPr>
            <w:rFonts w:ascii="Cambria Math" w:hAnsi="Cambria Math"/>
            <w:lang w:val="en-GB"/>
            <w:rPrChange w:id="390" w:author="Tim Challman" w:date="2019-03-09T09:55:00Z">
              <w:rPr>
                <w:rFonts w:ascii="Cambria Math" w:hAnsi="Cambria Math"/>
              </w:rPr>
            </w:rPrChange>
          </w:rPr>
          <m:t>R</m:t>
        </m:r>
      </m:oMath>
      <w:r w:rsidRPr="00A26112">
        <w:rPr>
          <w:lang w:val="en-GB"/>
          <w:rPrChange w:id="391" w:author="Tim Challman" w:date="2019-03-09T09:55:00Z">
            <w:rPr/>
          </w:rPrChange>
        </w:rPr>
        <w:t xml:space="preserve"> are the eigenvectors corresponding to these principal components. We can write a linear model based on (3) as,</w:t>
      </w:r>
    </w:p>
    <w:p w14:paraId="103732F2" w14:textId="77777777" w:rsidR="0096095D" w:rsidRPr="00A26112" w:rsidRDefault="00CF708D">
      <w:pPr>
        <w:pStyle w:val="BodyText"/>
        <w:rPr>
          <w:lang w:val="en-GB"/>
          <w:rPrChange w:id="392" w:author="Tim Challman" w:date="2019-03-09T09:55:00Z">
            <w:rPr/>
          </w:rPrChange>
        </w:rPr>
      </w:pPr>
      <m:oMathPara>
        <m:oMathParaPr>
          <m:jc m:val="center"/>
        </m:oMathParaPr>
        <m:oMath>
          <m:r>
            <m:rPr>
              <m:sty m:val="b"/>
            </m:rPr>
            <w:rPr>
              <w:rFonts w:ascii="Cambria Math" w:hAnsi="Cambria Math"/>
              <w:lang w:val="en-GB"/>
              <w:rPrChange w:id="393" w:author="Tim Challman" w:date="2019-03-09T09:55:00Z">
                <w:rPr>
                  <w:rFonts w:ascii="Cambria Math" w:hAnsi="Cambria Math"/>
                </w:rPr>
              </w:rPrChange>
            </w:rPr>
            <m:t>w</m:t>
          </m:r>
          <m:r>
            <w:rPr>
              <w:rFonts w:ascii="Cambria Math" w:hAnsi="Cambria Math"/>
              <w:lang w:val="en-GB"/>
              <w:rPrChange w:id="394" w:author="Tim Challman" w:date="2019-03-09T09:55:00Z">
                <w:rPr>
                  <w:rFonts w:ascii="Cambria Math" w:hAnsi="Cambria Math"/>
                </w:rPr>
              </w:rPrChange>
            </w:rPr>
            <m:t>=</m:t>
          </m:r>
          <m:sSub>
            <m:sSubPr>
              <m:ctrlPr>
                <w:rPr>
                  <w:rFonts w:ascii="Cambria Math" w:hAnsi="Cambria Math"/>
                  <w:lang w:val="en-GB"/>
                </w:rPr>
              </m:ctrlPr>
            </m:sSubPr>
            <m:e>
              <m:r>
                <m:rPr>
                  <m:sty m:val="b"/>
                </m:rPr>
                <w:rPr>
                  <w:rFonts w:ascii="Cambria Math" w:hAnsi="Cambria Math"/>
                  <w:lang w:val="en-GB"/>
                  <w:rPrChange w:id="395" w:author="Tim Challman" w:date="2019-03-09T09:55:00Z">
                    <w:rPr>
                      <w:rFonts w:ascii="Cambria Math" w:hAnsi="Cambria Math"/>
                    </w:rPr>
                  </w:rPrChange>
                </w:rPr>
                <m:t>μ</m:t>
              </m:r>
            </m:e>
            <m:sub>
              <m:r>
                <w:rPr>
                  <w:rFonts w:ascii="Cambria Math" w:hAnsi="Cambria Math"/>
                  <w:lang w:val="en-GB"/>
                  <w:rPrChange w:id="396" w:author="Tim Challman" w:date="2019-03-09T09:55:00Z">
                    <w:rPr>
                      <w:rFonts w:ascii="Cambria Math" w:hAnsi="Cambria Math"/>
                    </w:rPr>
                  </w:rPrChange>
                </w:rPr>
                <m:t>w</m:t>
              </m:r>
            </m:sub>
          </m:sSub>
          <m:r>
            <w:rPr>
              <w:rFonts w:ascii="Cambria Math" w:hAnsi="Cambria Math"/>
              <w:lang w:val="en-GB"/>
              <w:rPrChange w:id="397" w:author="Tim Challman" w:date="2019-03-09T09:55:00Z">
                <w:rPr>
                  <w:rFonts w:ascii="Cambria Math" w:hAnsi="Cambria Math"/>
                </w:rPr>
              </w:rPrChange>
            </w:rPr>
            <m:t>+</m:t>
          </m:r>
          <m:sSup>
            <m:sSupPr>
              <m:ctrlPr>
                <w:rPr>
                  <w:rFonts w:ascii="Cambria Math" w:hAnsi="Cambria Math"/>
                  <w:lang w:val="en-GB"/>
                </w:rPr>
              </m:ctrlPr>
            </m:sSupPr>
            <m:e>
              <m:r>
                <m:rPr>
                  <m:sty m:val="b"/>
                </m:rPr>
                <w:rPr>
                  <w:rFonts w:ascii="Cambria Math" w:hAnsi="Cambria Math"/>
                  <w:lang w:val="en-GB"/>
                  <w:rPrChange w:id="398" w:author="Tim Challman" w:date="2019-03-09T09:55:00Z">
                    <w:rPr>
                      <w:rFonts w:ascii="Cambria Math" w:hAnsi="Cambria Math"/>
                    </w:rPr>
                  </w:rPrChange>
                </w:rPr>
                <m:t>α</m:t>
              </m:r>
            </m:e>
            <m:sup>
              <m:r>
                <w:rPr>
                  <w:rFonts w:ascii="Cambria Math" w:hAnsi="Cambria Math"/>
                  <w:lang w:val="en-GB"/>
                  <w:rPrChange w:id="399" w:author="Tim Challman" w:date="2019-03-09T09:55:00Z">
                    <w:rPr>
                      <w:rFonts w:ascii="Cambria Math" w:hAnsi="Cambria Math"/>
                    </w:rPr>
                  </w:rPrChange>
                </w:rPr>
                <m:t>t</m:t>
              </m:r>
            </m:sup>
          </m:sSup>
          <m:r>
            <w:rPr>
              <w:rFonts w:ascii="Cambria Math" w:hAnsi="Cambria Math"/>
              <w:lang w:val="en-GB"/>
              <w:rPrChange w:id="400" w:author="Tim Challman" w:date="2019-03-09T09:55:00Z">
                <w:rPr>
                  <w:rFonts w:ascii="Cambria Math" w:hAnsi="Cambria Math"/>
                </w:rPr>
              </w:rPrChange>
            </w:rPr>
            <m:t>(</m:t>
          </m:r>
          <m:r>
            <m:rPr>
              <m:sty m:val="b"/>
            </m:rPr>
            <w:rPr>
              <w:rFonts w:ascii="Cambria Math" w:hAnsi="Cambria Math"/>
              <w:lang w:val="en-GB"/>
              <w:rPrChange w:id="401" w:author="Tim Challman" w:date="2019-03-09T09:55:00Z">
                <w:rPr>
                  <w:rFonts w:ascii="Cambria Math" w:hAnsi="Cambria Math"/>
                </w:rPr>
              </w:rPrChange>
            </w:rPr>
            <m:t>z</m:t>
          </m:r>
          <m:r>
            <w:rPr>
              <w:rFonts w:ascii="Cambria Math" w:hAnsi="Cambria Math"/>
              <w:lang w:val="en-GB"/>
              <w:rPrChange w:id="402" w:author="Tim Challman" w:date="2019-03-09T09:55:00Z">
                <w:rPr>
                  <w:rFonts w:ascii="Cambria Math" w:hAnsi="Cambria Math"/>
                </w:rPr>
              </w:rPrChange>
            </w:rPr>
            <m:t>-</m:t>
          </m:r>
          <m:sSub>
            <m:sSubPr>
              <m:ctrlPr>
                <w:rPr>
                  <w:rFonts w:ascii="Cambria Math" w:hAnsi="Cambria Math"/>
                  <w:lang w:val="en-GB"/>
                </w:rPr>
              </m:ctrlPr>
            </m:sSubPr>
            <m:e>
              <m:r>
                <m:rPr>
                  <m:sty m:val="b"/>
                </m:rPr>
                <w:rPr>
                  <w:rFonts w:ascii="Cambria Math" w:hAnsi="Cambria Math"/>
                  <w:lang w:val="en-GB"/>
                  <w:rPrChange w:id="403" w:author="Tim Challman" w:date="2019-03-09T09:55:00Z">
                    <w:rPr>
                      <w:rFonts w:ascii="Cambria Math" w:hAnsi="Cambria Math"/>
                    </w:rPr>
                  </w:rPrChange>
                </w:rPr>
                <m:t>μ</m:t>
              </m:r>
            </m:e>
            <m:sub>
              <m:r>
                <m:rPr>
                  <m:sty m:val="b"/>
                </m:rPr>
                <w:rPr>
                  <w:rFonts w:ascii="Cambria Math" w:hAnsi="Cambria Math"/>
                  <w:lang w:val="en-GB"/>
                  <w:rPrChange w:id="404" w:author="Tim Challman" w:date="2019-03-09T09:55:00Z">
                    <w:rPr>
                      <w:rFonts w:ascii="Cambria Math" w:hAnsi="Cambria Math"/>
                    </w:rPr>
                  </w:rPrChange>
                </w:rPr>
                <m:t>z</m:t>
              </m:r>
            </m:sub>
          </m:sSub>
          <m:r>
            <w:rPr>
              <w:rFonts w:ascii="Cambria Math" w:hAnsi="Cambria Math"/>
              <w:lang w:val="en-GB"/>
              <w:rPrChange w:id="405" w:author="Tim Challman" w:date="2019-03-09T09:55:00Z">
                <w:rPr>
                  <w:rFonts w:ascii="Cambria Math" w:hAnsi="Cambria Math"/>
                </w:rPr>
              </w:rPrChange>
            </w:rPr>
            <m:t>)+</m:t>
          </m:r>
          <m:r>
            <m:rPr>
              <m:sty m:val="b"/>
            </m:rPr>
            <w:rPr>
              <w:rFonts w:ascii="Cambria Math" w:hAnsi="Cambria Math"/>
              <w:lang w:val="en-GB"/>
              <w:rPrChange w:id="406" w:author="Tim Challman" w:date="2019-03-09T09:55:00Z">
                <w:rPr>
                  <w:rFonts w:ascii="Cambria Math" w:hAnsi="Cambria Math"/>
                </w:rPr>
              </w:rPrChange>
            </w:rPr>
            <m:t>τ</m:t>
          </m:r>
          <m:r>
            <w:rPr>
              <w:rFonts w:ascii="Cambria Math" w:hAnsi="Cambria Math"/>
              <w:lang w:val="en-GB"/>
              <w:rPrChange w:id="407" w:author="Tim Challman" w:date="2019-03-09T09:55:00Z">
                <w:rPr>
                  <w:rFonts w:ascii="Cambria Math" w:hAnsi="Cambria Math"/>
                </w:rPr>
              </w:rPrChange>
            </w:rPr>
            <m:t>  (4)</m:t>
          </m:r>
        </m:oMath>
      </m:oMathPara>
    </w:p>
    <w:p w14:paraId="30AA2E5B" w14:textId="77777777" w:rsidR="0096095D" w:rsidRPr="00A26112" w:rsidRDefault="00CF708D">
      <w:pPr>
        <w:pStyle w:val="FirstParagraph"/>
        <w:rPr>
          <w:lang w:val="en-GB"/>
          <w:rPrChange w:id="408" w:author="Tim Challman" w:date="2019-03-09T09:55:00Z">
            <w:rPr/>
          </w:rPrChange>
        </w:rPr>
      </w:pPr>
      <w:r w:rsidRPr="00A26112">
        <w:rPr>
          <w:lang w:val="en-GB"/>
          <w:rPrChange w:id="409" w:author="Tim Challman" w:date="2019-03-09T09:55:00Z">
            <w:rPr/>
          </w:rPrChange>
        </w:rPr>
        <w:t xml:space="preserve">where, </w:t>
      </w:r>
      <m:oMath>
        <m:limLow>
          <m:limLowPr>
            <m:ctrlPr>
              <w:rPr>
                <w:rFonts w:ascii="Cambria Math" w:hAnsi="Cambria Math"/>
                <w:lang w:val="en-GB"/>
              </w:rPr>
            </m:ctrlPr>
          </m:limLowPr>
          <m:e>
            <m:sSup>
              <m:sSupPr>
                <m:ctrlPr>
                  <w:rPr>
                    <w:rFonts w:ascii="Cambria Math" w:hAnsi="Cambria Math"/>
                    <w:lang w:val="en-GB"/>
                  </w:rPr>
                </m:ctrlPr>
              </m:sSupPr>
              <m:e>
                <m:r>
                  <m:rPr>
                    <m:sty m:val="b"/>
                  </m:rPr>
                  <w:rPr>
                    <w:rFonts w:ascii="Cambria Math" w:hAnsi="Cambria Math"/>
                    <w:lang w:val="en-GB"/>
                    <w:rPrChange w:id="410" w:author="Tim Challman" w:date="2019-03-09T09:55:00Z">
                      <w:rPr>
                        <w:rFonts w:ascii="Cambria Math" w:hAnsi="Cambria Math"/>
                      </w:rPr>
                    </w:rPrChange>
                  </w:rPr>
                  <m:t>α</m:t>
                </m:r>
              </m:e>
              <m:sup>
                <m:r>
                  <w:rPr>
                    <w:rFonts w:ascii="Cambria Math" w:hAnsi="Cambria Math"/>
                    <w:lang w:val="en-GB"/>
                    <w:rPrChange w:id="411" w:author="Tim Challman" w:date="2019-03-09T09:55:00Z">
                      <w:rPr>
                        <w:rFonts w:ascii="Cambria Math" w:hAnsi="Cambria Math"/>
                      </w:rPr>
                    </w:rPrChange>
                  </w:rPr>
                  <m:t>t</m:t>
                </m:r>
              </m:sup>
            </m:sSup>
          </m:e>
          <m:lim>
            <m:r>
              <w:rPr>
                <w:rFonts w:ascii="Cambria Math" w:hAnsi="Cambria Math"/>
                <w:lang w:val="en-GB"/>
                <w:rPrChange w:id="412" w:author="Tim Challman" w:date="2019-03-09T09:55:00Z">
                  <w:rPr>
                    <w:rFonts w:ascii="Cambria Math" w:hAnsi="Cambria Math"/>
                  </w:rPr>
                </w:rPrChange>
              </w:rPr>
              <m:t>m×p</m:t>
            </m:r>
          </m:lim>
        </m:limLow>
      </m:oMath>
      <w:r w:rsidRPr="00A26112">
        <w:rPr>
          <w:lang w:val="en-GB"/>
          <w:rPrChange w:id="413" w:author="Tim Challman" w:date="2019-03-09T09:55:00Z">
            <w:rPr/>
          </w:rPrChange>
        </w:rPr>
        <w:t xml:space="preserve"> is a matrix of regression coefficients and </w:t>
      </w:r>
      <m:oMath>
        <m:r>
          <m:rPr>
            <m:sty m:val="b"/>
          </m:rPr>
          <w:rPr>
            <w:rFonts w:ascii="Cambria Math" w:hAnsi="Cambria Math"/>
            <w:lang w:val="en-GB"/>
            <w:rPrChange w:id="414" w:author="Tim Challman" w:date="2019-03-09T09:55:00Z">
              <w:rPr>
                <w:rFonts w:ascii="Cambria Math" w:hAnsi="Cambria Math"/>
              </w:rPr>
            </w:rPrChange>
          </w:rPr>
          <m:t>τ</m:t>
        </m:r>
      </m:oMath>
      <w:r w:rsidRPr="00A26112">
        <w:rPr>
          <w:lang w:val="en-GB"/>
          <w:rPrChange w:id="415" w:author="Tim Challman" w:date="2019-03-09T09:55:00Z">
            <w:rPr/>
          </w:rPrChange>
        </w:rPr>
        <w:t xml:space="preserve"> is an error term such that </w:t>
      </w:r>
      <m:oMath>
        <m:r>
          <m:rPr>
            <m:sty m:val="b"/>
          </m:rPr>
          <w:rPr>
            <w:rFonts w:ascii="Cambria Math" w:hAnsi="Cambria Math"/>
            <w:lang w:val="en-GB"/>
            <w:rPrChange w:id="416" w:author="Tim Challman" w:date="2019-03-09T09:55:00Z">
              <w:rPr>
                <w:rFonts w:ascii="Cambria Math" w:hAnsi="Cambria Math"/>
              </w:rPr>
            </w:rPrChange>
          </w:rPr>
          <m:t>τ</m:t>
        </m:r>
        <m:r>
          <w:rPr>
            <w:rFonts w:ascii="Cambria Math" w:hAnsi="Cambria Math"/>
            <w:lang w:val="en-GB"/>
            <w:rPrChange w:id="417" w:author="Tim Challman" w:date="2019-03-09T09:55:00Z">
              <w:rPr>
                <w:rFonts w:ascii="Cambria Math" w:hAnsi="Cambria Math"/>
              </w:rPr>
            </w:rPrChange>
          </w:rPr>
          <m:t>∼</m:t>
        </m:r>
        <m:r>
          <m:rPr>
            <m:scr m:val="script"/>
            <m:sty m:val="p"/>
          </m:rPr>
          <w:rPr>
            <w:rFonts w:ascii="Cambria Math" w:hAnsi="Cambria Math"/>
            <w:lang w:val="en-GB"/>
            <w:rPrChange w:id="418" w:author="Tim Challman" w:date="2019-03-09T09:55:00Z">
              <w:rPr>
                <w:rFonts w:ascii="Cambria Math" w:hAnsi="Cambria Math"/>
              </w:rPr>
            </w:rPrChange>
          </w:rPr>
          <m:t>N</m:t>
        </m:r>
        <m:r>
          <w:rPr>
            <w:rFonts w:ascii="Cambria Math" w:hAnsi="Cambria Math"/>
            <w:lang w:val="en-GB"/>
            <w:rPrChange w:id="419" w:author="Tim Challman" w:date="2019-03-09T09:55:00Z">
              <w:rPr>
                <w:rFonts w:ascii="Cambria Math" w:hAnsi="Cambria Math"/>
              </w:rPr>
            </w:rPrChange>
          </w:rPr>
          <m:t>(0,</m:t>
        </m:r>
        <m:sSub>
          <m:sSubPr>
            <m:ctrlPr>
              <w:rPr>
                <w:rFonts w:ascii="Cambria Math" w:hAnsi="Cambria Math"/>
                <w:lang w:val="en-GB"/>
              </w:rPr>
            </m:ctrlPr>
          </m:sSubPr>
          <m:e>
            <m:r>
              <m:rPr>
                <m:sty m:val="b"/>
              </m:rPr>
              <w:rPr>
                <w:rFonts w:ascii="Cambria Math" w:hAnsi="Cambria Math"/>
                <w:lang w:val="en-GB"/>
                <w:rPrChange w:id="420" w:author="Tim Challman" w:date="2019-03-09T09:55:00Z">
                  <w:rPr>
                    <w:rFonts w:ascii="Cambria Math" w:hAnsi="Cambria Math"/>
                  </w:rPr>
                </w:rPrChange>
              </w:rPr>
              <m:t>Σ</m:t>
            </m:r>
          </m:e>
          <m:sub>
            <m:r>
              <w:rPr>
                <w:rFonts w:ascii="Cambria Math" w:hAnsi="Cambria Math"/>
                <w:lang w:val="en-GB"/>
                <w:rPrChange w:id="421" w:author="Tim Challman" w:date="2019-03-09T09:55:00Z">
                  <w:rPr>
                    <w:rFonts w:ascii="Cambria Math" w:hAnsi="Cambria Math"/>
                  </w:rPr>
                </w:rPrChange>
              </w:rPr>
              <m:t>w|z</m:t>
            </m:r>
          </m:sub>
        </m:sSub>
        <m:r>
          <w:rPr>
            <w:rFonts w:ascii="Cambria Math" w:hAnsi="Cambria Math"/>
            <w:lang w:val="en-GB"/>
            <w:rPrChange w:id="422" w:author="Tim Challman" w:date="2019-03-09T09:55:00Z">
              <w:rPr>
                <w:rFonts w:ascii="Cambria Math" w:hAnsi="Cambria Math"/>
              </w:rPr>
            </w:rPrChange>
          </w:rPr>
          <m:t>)</m:t>
        </m:r>
      </m:oMath>
      <w:r w:rsidRPr="00A26112">
        <w:rPr>
          <w:lang w:val="en-GB"/>
          <w:rPrChange w:id="423" w:author="Tim Challman" w:date="2019-03-09T09:55:00Z">
            <w:rPr/>
          </w:rPrChange>
        </w:rPr>
        <w:t>.</w:t>
      </w:r>
    </w:p>
    <w:p w14:paraId="0BC114A1" w14:textId="77777777" w:rsidR="0096095D" w:rsidRPr="00A26112" w:rsidRDefault="00CF708D">
      <w:pPr>
        <w:pStyle w:val="BodyText"/>
        <w:rPr>
          <w:lang w:val="en-GB"/>
          <w:rPrChange w:id="424" w:author="Tim Challman" w:date="2019-03-09T09:55:00Z">
            <w:rPr/>
          </w:rPrChange>
        </w:rPr>
      </w:pPr>
      <w:r w:rsidRPr="00A26112">
        <w:rPr>
          <w:lang w:val="en-GB"/>
          <w:rPrChange w:id="425" w:author="Tim Challman" w:date="2019-03-09T09:55:00Z">
            <w:rPr/>
          </w:rPrChange>
        </w:rPr>
        <w:t>Following the concept of relevant space, a subset of predictor components can be imagined to span the predictor space. These components can be regarded as relevant predictor components. Naes and Martens (</w:t>
      </w:r>
      <w:r w:rsidR="00A52EAC" w:rsidRPr="00A26112">
        <w:rPr>
          <w:lang w:val="en-GB"/>
          <w:rPrChange w:id="426" w:author="Tim Challman" w:date="2019-03-09T09:55:00Z">
            <w:rPr/>
          </w:rPrChange>
        </w:rPr>
        <w:fldChar w:fldCharType="begin"/>
      </w:r>
      <w:r w:rsidR="00A52EAC" w:rsidRPr="00A26112">
        <w:rPr>
          <w:lang w:val="en-GB"/>
          <w:rPrChange w:id="427" w:author="Tim Challman" w:date="2019-03-09T09:55:00Z">
            <w:rPr/>
          </w:rPrChange>
        </w:rPr>
        <w:instrText xml:space="preserve"> HYPERLINK \l "ref-Naes1985" \h </w:instrText>
      </w:r>
      <w:r w:rsidR="00A52EAC" w:rsidRPr="00A26112">
        <w:rPr>
          <w:lang w:val="en-GB"/>
          <w:rPrChange w:id="428" w:author="Tim Challman" w:date="2019-03-09T09:55:00Z">
            <w:rPr>
              <w:rStyle w:val="Hyperlink"/>
            </w:rPr>
          </w:rPrChange>
        </w:rPr>
        <w:fldChar w:fldCharType="separate"/>
      </w:r>
      <w:r w:rsidRPr="00A26112">
        <w:rPr>
          <w:rStyle w:val="Hyperlink"/>
          <w:lang w:val="en-GB"/>
          <w:rPrChange w:id="429" w:author="Tim Challman" w:date="2019-03-09T09:55:00Z">
            <w:rPr>
              <w:rStyle w:val="Hyperlink"/>
            </w:rPr>
          </w:rPrChange>
        </w:rPr>
        <w:t>1985</w:t>
      </w:r>
      <w:r w:rsidR="00A52EAC" w:rsidRPr="00A26112">
        <w:rPr>
          <w:rStyle w:val="Hyperlink"/>
          <w:lang w:val="en-GB"/>
          <w:rPrChange w:id="430" w:author="Tim Challman" w:date="2019-03-09T09:55:00Z">
            <w:rPr>
              <w:rStyle w:val="Hyperlink"/>
            </w:rPr>
          </w:rPrChange>
        </w:rPr>
        <w:fldChar w:fldCharType="end"/>
      </w:r>
      <w:r w:rsidRPr="00A26112">
        <w:rPr>
          <w:lang w:val="en-GB"/>
          <w:rPrChange w:id="431" w:author="Tim Challman" w:date="2019-03-09T09:55:00Z">
            <w:rPr/>
          </w:rPrChange>
        </w:rPr>
        <w:t>) introduced the concept of relevant components which was explored further by Helland (</w:t>
      </w:r>
      <w:r w:rsidR="00A52EAC" w:rsidRPr="00A26112">
        <w:rPr>
          <w:lang w:val="en-GB"/>
          <w:rPrChange w:id="432" w:author="Tim Challman" w:date="2019-03-09T09:55:00Z">
            <w:rPr/>
          </w:rPrChange>
        </w:rPr>
        <w:fldChar w:fldCharType="begin"/>
      </w:r>
      <w:r w:rsidR="00A52EAC" w:rsidRPr="00A26112">
        <w:rPr>
          <w:lang w:val="en-GB"/>
          <w:rPrChange w:id="433" w:author="Tim Challman" w:date="2019-03-09T09:55:00Z">
            <w:rPr/>
          </w:rPrChange>
        </w:rPr>
        <w:instrText xml:space="preserve"> HYPERLINK \l "ref-helland1990partial" \h </w:instrText>
      </w:r>
      <w:r w:rsidR="00A52EAC" w:rsidRPr="00A26112">
        <w:rPr>
          <w:lang w:val="en-GB"/>
          <w:rPrChange w:id="434" w:author="Tim Challman" w:date="2019-03-09T09:55:00Z">
            <w:rPr>
              <w:rStyle w:val="Hyperlink"/>
            </w:rPr>
          </w:rPrChange>
        </w:rPr>
        <w:fldChar w:fldCharType="separate"/>
      </w:r>
      <w:r w:rsidRPr="00A26112">
        <w:rPr>
          <w:rStyle w:val="Hyperlink"/>
          <w:lang w:val="en-GB"/>
          <w:rPrChange w:id="435" w:author="Tim Challman" w:date="2019-03-09T09:55:00Z">
            <w:rPr>
              <w:rStyle w:val="Hyperlink"/>
            </w:rPr>
          </w:rPrChange>
        </w:rPr>
        <w:t>1990</w:t>
      </w:r>
      <w:r w:rsidR="00A52EAC" w:rsidRPr="00A26112">
        <w:rPr>
          <w:rStyle w:val="Hyperlink"/>
          <w:lang w:val="en-GB"/>
          <w:rPrChange w:id="436" w:author="Tim Challman" w:date="2019-03-09T09:55:00Z">
            <w:rPr>
              <w:rStyle w:val="Hyperlink"/>
            </w:rPr>
          </w:rPrChange>
        </w:rPr>
        <w:fldChar w:fldCharType="end"/>
      </w:r>
      <w:r w:rsidRPr="00A26112">
        <w:rPr>
          <w:lang w:val="en-GB"/>
          <w:rPrChange w:id="437" w:author="Tim Challman" w:date="2019-03-09T09:55:00Z">
            <w:rPr/>
          </w:rPrChange>
        </w:rPr>
        <w:t>), Næs and Helland (</w:t>
      </w:r>
      <w:r w:rsidR="00A52EAC" w:rsidRPr="00A26112">
        <w:rPr>
          <w:lang w:val="en-GB"/>
          <w:rPrChange w:id="438" w:author="Tim Challman" w:date="2019-03-09T09:55:00Z">
            <w:rPr/>
          </w:rPrChange>
        </w:rPr>
        <w:fldChar w:fldCharType="begin"/>
      </w:r>
      <w:r w:rsidR="00A52EAC" w:rsidRPr="00A26112">
        <w:rPr>
          <w:lang w:val="en-GB"/>
          <w:rPrChange w:id="439" w:author="Tim Challman" w:date="2019-03-09T09:55:00Z">
            <w:rPr/>
          </w:rPrChange>
        </w:rPr>
        <w:instrText xml:space="preserve"> HYPERLINK \l "ref-naes1993relevant" \h </w:instrText>
      </w:r>
      <w:r w:rsidR="00A52EAC" w:rsidRPr="00A26112">
        <w:rPr>
          <w:lang w:val="en-GB"/>
          <w:rPrChange w:id="440" w:author="Tim Challman" w:date="2019-03-09T09:55:00Z">
            <w:rPr>
              <w:rStyle w:val="Hyperlink"/>
            </w:rPr>
          </w:rPrChange>
        </w:rPr>
        <w:fldChar w:fldCharType="separate"/>
      </w:r>
      <w:r w:rsidRPr="00A26112">
        <w:rPr>
          <w:rStyle w:val="Hyperlink"/>
          <w:lang w:val="en-GB"/>
          <w:rPrChange w:id="441" w:author="Tim Challman" w:date="2019-03-09T09:55:00Z">
            <w:rPr>
              <w:rStyle w:val="Hyperlink"/>
            </w:rPr>
          </w:rPrChange>
        </w:rPr>
        <w:t>1993</w:t>
      </w:r>
      <w:r w:rsidR="00A52EAC" w:rsidRPr="00A26112">
        <w:rPr>
          <w:rStyle w:val="Hyperlink"/>
          <w:lang w:val="en-GB"/>
          <w:rPrChange w:id="442" w:author="Tim Challman" w:date="2019-03-09T09:55:00Z">
            <w:rPr>
              <w:rStyle w:val="Hyperlink"/>
            </w:rPr>
          </w:rPrChange>
        </w:rPr>
        <w:fldChar w:fldCharType="end"/>
      </w:r>
      <w:r w:rsidRPr="00A26112">
        <w:rPr>
          <w:lang w:val="en-GB"/>
          <w:rPrChange w:id="443" w:author="Tim Challman" w:date="2019-03-09T09:55:00Z">
            <w:rPr/>
          </w:rPrChange>
        </w:rPr>
        <w:t>), Helland and Almøy (</w:t>
      </w:r>
      <w:r w:rsidR="00A52EAC" w:rsidRPr="00A26112">
        <w:rPr>
          <w:lang w:val="en-GB"/>
          <w:rPrChange w:id="444" w:author="Tim Challman" w:date="2019-03-09T09:55:00Z">
            <w:rPr/>
          </w:rPrChange>
        </w:rPr>
        <w:fldChar w:fldCharType="begin"/>
      </w:r>
      <w:r w:rsidR="00A52EAC" w:rsidRPr="00A26112">
        <w:rPr>
          <w:lang w:val="en-GB"/>
          <w:rPrChange w:id="445" w:author="Tim Challman" w:date="2019-03-09T09:55:00Z">
            <w:rPr/>
          </w:rPrChange>
        </w:rPr>
        <w:instrText xml:space="preserve"> HYPERLINK \l "ref-Helland1994b" \h </w:instrText>
      </w:r>
      <w:r w:rsidR="00A52EAC" w:rsidRPr="00A26112">
        <w:rPr>
          <w:lang w:val="en-GB"/>
          <w:rPrChange w:id="446" w:author="Tim Challman" w:date="2019-03-09T09:55:00Z">
            <w:rPr>
              <w:rStyle w:val="Hyperlink"/>
            </w:rPr>
          </w:rPrChange>
        </w:rPr>
        <w:fldChar w:fldCharType="separate"/>
      </w:r>
      <w:r w:rsidRPr="00A26112">
        <w:rPr>
          <w:rStyle w:val="Hyperlink"/>
          <w:lang w:val="en-GB"/>
          <w:rPrChange w:id="447" w:author="Tim Challman" w:date="2019-03-09T09:55:00Z">
            <w:rPr>
              <w:rStyle w:val="Hyperlink"/>
            </w:rPr>
          </w:rPrChange>
        </w:rPr>
        <w:t>1994</w:t>
      </w:r>
      <w:r w:rsidR="00A52EAC" w:rsidRPr="00A26112">
        <w:rPr>
          <w:rStyle w:val="Hyperlink"/>
          <w:lang w:val="en-GB"/>
          <w:rPrChange w:id="448" w:author="Tim Challman" w:date="2019-03-09T09:55:00Z">
            <w:rPr>
              <w:rStyle w:val="Hyperlink"/>
            </w:rPr>
          </w:rPrChange>
        </w:rPr>
        <w:fldChar w:fldCharType="end"/>
      </w:r>
      <w:r w:rsidRPr="00A26112">
        <w:rPr>
          <w:lang w:val="en-GB"/>
          <w:rPrChange w:id="449" w:author="Tim Challman" w:date="2019-03-09T09:55:00Z">
            <w:rPr/>
          </w:rPrChange>
        </w:rPr>
        <w:t>) and Helland (</w:t>
      </w:r>
      <w:r w:rsidR="00A52EAC" w:rsidRPr="00A26112">
        <w:rPr>
          <w:lang w:val="en-GB"/>
          <w:rPrChange w:id="450" w:author="Tim Challman" w:date="2019-03-09T09:55:00Z">
            <w:rPr/>
          </w:rPrChange>
        </w:rPr>
        <w:fldChar w:fldCharType="begin"/>
      </w:r>
      <w:r w:rsidR="00A52EAC" w:rsidRPr="00A26112">
        <w:rPr>
          <w:lang w:val="en-GB"/>
          <w:rPrChange w:id="451" w:author="Tim Challman" w:date="2019-03-09T09:55:00Z">
            <w:rPr/>
          </w:rPrChange>
        </w:rPr>
        <w:instrText xml:space="preserve"> HYPERLINK \l "ref-Helland2000" \h </w:instrText>
      </w:r>
      <w:r w:rsidR="00A52EAC" w:rsidRPr="00A26112">
        <w:rPr>
          <w:lang w:val="en-GB"/>
          <w:rPrChange w:id="452" w:author="Tim Challman" w:date="2019-03-09T09:55:00Z">
            <w:rPr>
              <w:rStyle w:val="Hyperlink"/>
            </w:rPr>
          </w:rPrChange>
        </w:rPr>
        <w:fldChar w:fldCharType="separate"/>
      </w:r>
      <w:r w:rsidRPr="00A26112">
        <w:rPr>
          <w:rStyle w:val="Hyperlink"/>
          <w:lang w:val="en-GB"/>
          <w:rPrChange w:id="453" w:author="Tim Challman" w:date="2019-03-09T09:55:00Z">
            <w:rPr>
              <w:rStyle w:val="Hyperlink"/>
            </w:rPr>
          </w:rPrChange>
        </w:rPr>
        <w:t>2000</w:t>
      </w:r>
      <w:r w:rsidR="00A52EAC" w:rsidRPr="00A26112">
        <w:rPr>
          <w:rStyle w:val="Hyperlink"/>
          <w:lang w:val="en-GB"/>
          <w:rPrChange w:id="454" w:author="Tim Challman" w:date="2019-03-09T09:55:00Z">
            <w:rPr>
              <w:rStyle w:val="Hyperlink"/>
            </w:rPr>
          </w:rPrChange>
        </w:rPr>
        <w:fldChar w:fldCharType="end"/>
      </w:r>
      <w:r w:rsidRPr="00A26112">
        <w:rPr>
          <w:lang w:val="en-GB"/>
          <w:rPrChange w:id="455" w:author="Tim Challman" w:date="2019-03-09T09:55:00Z">
            <w:rPr/>
          </w:rPrChange>
        </w:rPr>
        <w:t xml:space="preserve">). </w:t>
      </w:r>
      <w:r w:rsidRPr="00A26112">
        <w:rPr>
          <w:lang w:val="en-GB"/>
          <w:rPrChange w:id="456" w:author="Tim Challman" w:date="2019-03-09T09:55:00Z">
            <w:rPr/>
          </w:rPrChange>
        </w:rPr>
        <w:lastRenderedPageBreak/>
        <w:t>The corresponding eigenvectors were referred to as relevant eigenvectors. A similar logic is introduced by R</w:t>
      </w:r>
      <w:ins w:id="457" w:author="Tim Challman" w:date="2019-03-09T08:05:00Z">
        <w:r w:rsidR="00F27F4C" w:rsidRPr="00A26112">
          <w:rPr>
            <w:lang w:val="en-GB"/>
            <w:rPrChange w:id="458" w:author="Tim Challman" w:date="2019-03-09T09:55:00Z">
              <w:rPr/>
            </w:rPrChange>
          </w:rPr>
          <w:t>.</w:t>
        </w:r>
      </w:ins>
      <w:r w:rsidRPr="00A26112">
        <w:rPr>
          <w:lang w:val="en-GB"/>
          <w:rPrChange w:id="459" w:author="Tim Challman" w:date="2019-03-09T09:55:00Z">
            <w:rPr/>
          </w:rPrChange>
        </w:rPr>
        <w:t xml:space="preserve"> Dennis Cook, Li, and Chiaromonte (</w:t>
      </w:r>
      <w:r w:rsidR="00A52EAC" w:rsidRPr="00A26112">
        <w:rPr>
          <w:lang w:val="en-GB"/>
          <w:rPrChange w:id="460" w:author="Tim Challman" w:date="2019-03-09T09:55:00Z">
            <w:rPr/>
          </w:rPrChange>
        </w:rPr>
        <w:fldChar w:fldCharType="begin"/>
      </w:r>
      <w:r w:rsidR="00A52EAC" w:rsidRPr="00A26112">
        <w:rPr>
          <w:lang w:val="en-GB"/>
          <w:rPrChange w:id="461" w:author="Tim Challman" w:date="2019-03-09T09:55:00Z">
            <w:rPr/>
          </w:rPrChange>
        </w:rPr>
        <w:instrText xml:space="preserve"> HYPERLINK \l "ref-cook2010envelope" \h </w:instrText>
      </w:r>
      <w:r w:rsidR="00A52EAC" w:rsidRPr="00A26112">
        <w:rPr>
          <w:lang w:val="en-GB"/>
          <w:rPrChange w:id="462" w:author="Tim Challman" w:date="2019-03-09T09:55:00Z">
            <w:rPr>
              <w:rStyle w:val="Hyperlink"/>
            </w:rPr>
          </w:rPrChange>
        </w:rPr>
        <w:fldChar w:fldCharType="separate"/>
      </w:r>
      <w:r w:rsidRPr="00A26112">
        <w:rPr>
          <w:rStyle w:val="Hyperlink"/>
          <w:lang w:val="en-GB"/>
          <w:rPrChange w:id="463" w:author="Tim Challman" w:date="2019-03-09T09:55:00Z">
            <w:rPr>
              <w:rStyle w:val="Hyperlink"/>
            </w:rPr>
          </w:rPrChange>
        </w:rPr>
        <w:t>2010</w:t>
      </w:r>
      <w:r w:rsidR="00A52EAC" w:rsidRPr="00A26112">
        <w:rPr>
          <w:rStyle w:val="Hyperlink"/>
          <w:lang w:val="en-GB"/>
          <w:rPrChange w:id="464" w:author="Tim Challman" w:date="2019-03-09T09:55:00Z">
            <w:rPr>
              <w:rStyle w:val="Hyperlink"/>
            </w:rPr>
          </w:rPrChange>
        </w:rPr>
        <w:fldChar w:fldCharType="end"/>
      </w:r>
      <w:r w:rsidRPr="00A26112">
        <w:rPr>
          <w:lang w:val="en-GB"/>
          <w:rPrChange w:id="465" w:author="Tim Challman" w:date="2019-03-09T09:55:00Z">
            <w:rPr/>
          </w:rPrChange>
        </w:rPr>
        <w:t xml:space="preserve">) and later by </w:t>
      </w:r>
      <w:commentRangeStart w:id="466"/>
      <w:r w:rsidRPr="00A26112">
        <w:rPr>
          <w:lang w:val="en-GB"/>
          <w:rPrChange w:id="467" w:author="Tim Challman" w:date="2019-03-09T09:55:00Z">
            <w:rPr/>
          </w:rPrChange>
        </w:rPr>
        <w:t>R. D. Cook</w:t>
      </w:r>
      <w:commentRangeEnd w:id="466"/>
      <w:r w:rsidR="00F27F4C" w:rsidRPr="00A26112">
        <w:rPr>
          <w:rStyle w:val="CommentReference"/>
          <w:lang w:val="en-GB"/>
          <w:rPrChange w:id="468" w:author="Tim Challman" w:date="2019-03-09T09:55:00Z">
            <w:rPr>
              <w:rStyle w:val="CommentReference"/>
            </w:rPr>
          </w:rPrChange>
        </w:rPr>
        <w:commentReference w:id="466"/>
      </w:r>
      <w:r w:rsidRPr="00A26112">
        <w:rPr>
          <w:lang w:val="en-GB"/>
          <w:rPrChange w:id="469" w:author="Tim Challman" w:date="2019-03-09T09:55:00Z">
            <w:rPr/>
          </w:rPrChange>
        </w:rPr>
        <w:t>, Helland</w:t>
      </w:r>
      <w:del w:id="470" w:author="Tim Challman" w:date="2019-03-09T08:10:00Z">
        <w:r w:rsidRPr="00A26112" w:rsidDel="00F27F4C">
          <w:rPr>
            <w:lang w:val="en-GB"/>
            <w:rPrChange w:id="471" w:author="Tim Challman" w:date="2019-03-09T09:55:00Z">
              <w:rPr/>
            </w:rPrChange>
          </w:rPr>
          <w:delText>,</w:delText>
        </w:r>
      </w:del>
      <w:r w:rsidRPr="00A26112">
        <w:rPr>
          <w:lang w:val="en-GB"/>
          <w:rPrChange w:id="472" w:author="Tim Challman" w:date="2019-03-09T09:55:00Z">
            <w:rPr/>
          </w:rPrChange>
        </w:rPr>
        <w:t xml:space="preserve"> and Su (</w:t>
      </w:r>
      <w:r w:rsidR="00A52EAC" w:rsidRPr="00A26112">
        <w:rPr>
          <w:lang w:val="en-GB"/>
          <w:rPrChange w:id="473" w:author="Tim Challman" w:date="2019-03-09T09:55:00Z">
            <w:rPr/>
          </w:rPrChange>
        </w:rPr>
        <w:fldChar w:fldCharType="begin"/>
      </w:r>
      <w:r w:rsidR="00A52EAC" w:rsidRPr="00A26112">
        <w:rPr>
          <w:lang w:val="en-GB"/>
          <w:rPrChange w:id="474" w:author="Tim Challman" w:date="2019-03-09T09:55:00Z">
            <w:rPr/>
          </w:rPrChange>
        </w:rPr>
        <w:instrText xml:space="preserve"> HYPERLINK \l "ref-cook2013envelopes" \h </w:instrText>
      </w:r>
      <w:r w:rsidR="00A52EAC" w:rsidRPr="00A26112">
        <w:rPr>
          <w:lang w:val="en-GB"/>
          <w:rPrChange w:id="475" w:author="Tim Challman" w:date="2019-03-09T09:55:00Z">
            <w:rPr>
              <w:rStyle w:val="Hyperlink"/>
            </w:rPr>
          </w:rPrChange>
        </w:rPr>
        <w:fldChar w:fldCharType="separate"/>
      </w:r>
      <w:r w:rsidRPr="00A26112">
        <w:rPr>
          <w:rStyle w:val="Hyperlink"/>
          <w:lang w:val="en-GB"/>
          <w:rPrChange w:id="476" w:author="Tim Challman" w:date="2019-03-09T09:55:00Z">
            <w:rPr>
              <w:rStyle w:val="Hyperlink"/>
            </w:rPr>
          </w:rPrChange>
        </w:rPr>
        <w:t>2013</w:t>
      </w:r>
      <w:r w:rsidR="00A52EAC" w:rsidRPr="00A26112">
        <w:rPr>
          <w:rStyle w:val="Hyperlink"/>
          <w:lang w:val="en-GB"/>
          <w:rPrChange w:id="477" w:author="Tim Challman" w:date="2019-03-09T09:55:00Z">
            <w:rPr>
              <w:rStyle w:val="Hyperlink"/>
            </w:rPr>
          </w:rPrChange>
        </w:rPr>
        <w:fldChar w:fldCharType="end"/>
      </w:r>
      <w:r w:rsidRPr="00A26112">
        <w:rPr>
          <w:lang w:val="en-GB"/>
          <w:rPrChange w:id="478" w:author="Tim Challman" w:date="2019-03-09T09:55:00Z">
            <w:rPr/>
          </w:rPrChange>
        </w:rPr>
        <w:t xml:space="preserve">) as an envelope which is the space spanned by the relevant eigenvectors (R. Dennis Cook </w:t>
      </w:r>
      <w:r w:rsidR="00A52EAC" w:rsidRPr="00A26112">
        <w:rPr>
          <w:lang w:val="en-GB"/>
          <w:rPrChange w:id="479" w:author="Tim Challman" w:date="2019-03-09T09:55:00Z">
            <w:rPr/>
          </w:rPrChange>
        </w:rPr>
        <w:fldChar w:fldCharType="begin"/>
      </w:r>
      <w:r w:rsidR="00A52EAC" w:rsidRPr="00A26112">
        <w:rPr>
          <w:lang w:val="en-GB"/>
          <w:rPrChange w:id="480" w:author="Tim Challman" w:date="2019-03-09T09:55:00Z">
            <w:rPr/>
          </w:rPrChange>
        </w:rPr>
        <w:instrText xml:space="preserve"> HYPERLINK \l "ref-cook2018envelope" \h </w:instrText>
      </w:r>
      <w:r w:rsidR="00A52EAC" w:rsidRPr="00A26112">
        <w:rPr>
          <w:lang w:val="en-GB"/>
          <w:rPrChange w:id="481" w:author="Tim Challman" w:date="2019-03-09T09:55:00Z">
            <w:rPr>
              <w:rStyle w:val="Hyperlink"/>
            </w:rPr>
          </w:rPrChange>
        </w:rPr>
        <w:fldChar w:fldCharType="separate"/>
      </w:r>
      <w:r w:rsidRPr="00A26112">
        <w:rPr>
          <w:rStyle w:val="Hyperlink"/>
          <w:lang w:val="en-GB"/>
          <w:rPrChange w:id="482" w:author="Tim Challman" w:date="2019-03-09T09:55:00Z">
            <w:rPr>
              <w:rStyle w:val="Hyperlink"/>
            </w:rPr>
          </w:rPrChange>
        </w:rPr>
        <w:t>2018</w:t>
      </w:r>
      <w:r w:rsidR="00A52EAC" w:rsidRPr="00A26112">
        <w:rPr>
          <w:rStyle w:val="Hyperlink"/>
          <w:lang w:val="en-GB"/>
          <w:rPrChange w:id="483" w:author="Tim Challman" w:date="2019-03-09T09:55:00Z">
            <w:rPr>
              <w:rStyle w:val="Hyperlink"/>
            </w:rPr>
          </w:rPrChange>
        </w:rPr>
        <w:fldChar w:fldCharType="end"/>
      </w:r>
      <w:r w:rsidRPr="00A26112">
        <w:rPr>
          <w:lang w:val="en-GB"/>
          <w:rPrChange w:id="484" w:author="Tim Challman" w:date="2019-03-09T09:55:00Z">
            <w:rPr/>
          </w:rPrChange>
        </w:rPr>
        <w:t>, 101).</w:t>
      </w:r>
    </w:p>
    <w:p w14:paraId="0941277A" w14:textId="77777777" w:rsidR="0096095D" w:rsidRPr="00A26112" w:rsidRDefault="00CF708D">
      <w:pPr>
        <w:pStyle w:val="BodyText"/>
        <w:rPr>
          <w:lang w:val="en-GB"/>
          <w:rPrChange w:id="485" w:author="Tim Challman" w:date="2019-03-09T09:55:00Z">
            <w:rPr/>
          </w:rPrChange>
        </w:rPr>
      </w:pPr>
      <w:r w:rsidRPr="00A26112">
        <w:rPr>
          <w:lang w:val="en-GB"/>
          <w:rPrChange w:id="486" w:author="Tim Challman" w:date="2019-03-09T09:55:00Z">
            <w:rPr/>
          </w:rPrChange>
        </w:rPr>
        <w:t>In addition, various simulation studies have been performed with the model based on the concept of relevant subspace. A simulation study by Almøy (</w:t>
      </w:r>
      <w:r w:rsidR="00A52EAC" w:rsidRPr="00A26112">
        <w:rPr>
          <w:lang w:val="en-GB"/>
          <w:rPrChange w:id="487" w:author="Tim Challman" w:date="2019-03-09T09:55:00Z">
            <w:rPr/>
          </w:rPrChange>
        </w:rPr>
        <w:fldChar w:fldCharType="begin"/>
      </w:r>
      <w:r w:rsidR="00A52EAC" w:rsidRPr="00A26112">
        <w:rPr>
          <w:lang w:val="en-GB"/>
          <w:rPrChange w:id="488" w:author="Tim Challman" w:date="2019-03-09T09:55:00Z">
            <w:rPr/>
          </w:rPrChange>
        </w:rPr>
        <w:instrText xml:space="preserve"> HYPERLINK \l "ref-Alm_y_1996" \h </w:instrText>
      </w:r>
      <w:r w:rsidR="00A52EAC" w:rsidRPr="00A26112">
        <w:rPr>
          <w:lang w:val="en-GB"/>
          <w:rPrChange w:id="489" w:author="Tim Challman" w:date="2019-03-09T09:55:00Z">
            <w:rPr>
              <w:rStyle w:val="Hyperlink"/>
            </w:rPr>
          </w:rPrChange>
        </w:rPr>
        <w:fldChar w:fldCharType="separate"/>
      </w:r>
      <w:r w:rsidRPr="00A26112">
        <w:rPr>
          <w:rStyle w:val="Hyperlink"/>
          <w:lang w:val="en-GB"/>
          <w:rPrChange w:id="490" w:author="Tim Challman" w:date="2019-03-09T09:55:00Z">
            <w:rPr>
              <w:rStyle w:val="Hyperlink"/>
            </w:rPr>
          </w:rPrChange>
        </w:rPr>
        <w:t>1996</w:t>
      </w:r>
      <w:r w:rsidR="00A52EAC" w:rsidRPr="00A26112">
        <w:rPr>
          <w:rStyle w:val="Hyperlink"/>
          <w:lang w:val="en-GB"/>
          <w:rPrChange w:id="491" w:author="Tim Challman" w:date="2019-03-09T09:55:00Z">
            <w:rPr>
              <w:rStyle w:val="Hyperlink"/>
            </w:rPr>
          </w:rPrChange>
        </w:rPr>
        <w:fldChar w:fldCharType="end"/>
      </w:r>
      <w:r w:rsidRPr="00A26112">
        <w:rPr>
          <w:lang w:val="en-GB"/>
          <w:rPrChange w:id="492" w:author="Tim Challman" w:date="2019-03-09T09:55:00Z">
            <w:rPr/>
          </w:rPrChange>
        </w:rPr>
        <w:t xml:space="preserve">) has used a single response simulation model based on reduced regression and has compared some contemporary multivariate estimators. In </w:t>
      </w:r>
      <w:del w:id="493" w:author="Tim Challman" w:date="2019-03-09T08:10:00Z">
        <w:r w:rsidRPr="00A26112" w:rsidDel="00F27F4C">
          <w:rPr>
            <w:lang w:val="en-GB"/>
            <w:rPrChange w:id="494" w:author="Tim Challman" w:date="2019-03-09T09:55:00Z">
              <w:rPr/>
            </w:rPrChange>
          </w:rPr>
          <w:delText xml:space="preserve">the </w:delText>
        </w:r>
      </w:del>
      <w:r w:rsidRPr="00A26112">
        <w:rPr>
          <w:lang w:val="en-GB"/>
          <w:rPrChange w:id="495" w:author="Tim Challman" w:date="2019-03-09T09:55:00Z">
            <w:rPr/>
          </w:rPrChange>
        </w:rPr>
        <w:t>recent years</w:t>
      </w:r>
      <w:ins w:id="496" w:author="Tim Challman" w:date="2019-03-09T08:10:00Z">
        <w:r w:rsidR="00F27F4C" w:rsidRPr="00A26112">
          <w:rPr>
            <w:lang w:val="en-GB"/>
            <w:rPrChange w:id="497" w:author="Tim Challman" w:date="2019-03-09T09:55:00Z">
              <w:rPr/>
            </w:rPrChange>
          </w:rPr>
          <w:t>,</w:t>
        </w:r>
      </w:ins>
      <w:r w:rsidRPr="00A26112">
        <w:rPr>
          <w:lang w:val="en-GB"/>
          <w:rPrChange w:id="498" w:author="Tim Challman" w:date="2019-03-09T09:55:00Z">
            <w:rPr/>
          </w:rPrChange>
        </w:rPr>
        <w:t xml:space="preserve"> Helland, Saebø</w:t>
      </w:r>
      <w:del w:id="499" w:author="Tim Challman" w:date="2019-03-09T08:10:00Z">
        <w:r w:rsidRPr="00A26112" w:rsidDel="00F27F4C">
          <w:rPr>
            <w:lang w:val="en-GB"/>
            <w:rPrChange w:id="500" w:author="Tim Challman" w:date="2019-03-09T09:55:00Z">
              <w:rPr/>
            </w:rPrChange>
          </w:rPr>
          <w:delText>,</w:delText>
        </w:r>
      </w:del>
      <w:r w:rsidRPr="00A26112">
        <w:rPr>
          <w:lang w:val="en-GB"/>
          <w:rPrChange w:id="501" w:author="Tim Challman" w:date="2019-03-09T09:55:00Z">
            <w:rPr/>
          </w:rPrChange>
        </w:rPr>
        <w:t xml:space="preserve"> and Tjelmeland (</w:t>
      </w:r>
      <w:r w:rsidR="00A52EAC" w:rsidRPr="00A26112">
        <w:rPr>
          <w:lang w:val="en-GB"/>
          <w:rPrChange w:id="502" w:author="Tim Challman" w:date="2019-03-09T09:55:00Z">
            <w:rPr/>
          </w:rPrChange>
        </w:rPr>
        <w:fldChar w:fldCharType="begin"/>
      </w:r>
      <w:r w:rsidR="00A52EAC" w:rsidRPr="00A26112">
        <w:rPr>
          <w:lang w:val="en-GB"/>
          <w:rPrChange w:id="503" w:author="Tim Challman" w:date="2019-03-09T09:55:00Z">
            <w:rPr/>
          </w:rPrChange>
        </w:rPr>
        <w:instrText xml:space="preserve"> HYPERLINK \l "ref-helland2012near" \h </w:instrText>
      </w:r>
      <w:r w:rsidR="00A52EAC" w:rsidRPr="00A26112">
        <w:rPr>
          <w:lang w:val="en-GB"/>
          <w:rPrChange w:id="504" w:author="Tim Challman" w:date="2019-03-09T09:55:00Z">
            <w:rPr>
              <w:rStyle w:val="Hyperlink"/>
            </w:rPr>
          </w:rPrChange>
        </w:rPr>
        <w:fldChar w:fldCharType="separate"/>
      </w:r>
      <w:r w:rsidRPr="00A26112">
        <w:rPr>
          <w:rStyle w:val="Hyperlink"/>
          <w:lang w:val="en-GB"/>
          <w:rPrChange w:id="505" w:author="Tim Challman" w:date="2019-03-09T09:55:00Z">
            <w:rPr>
              <w:rStyle w:val="Hyperlink"/>
            </w:rPr>
          </w:rPrChange>
        </w:rPr>
        <w:t>2012</w:t>
      </w:r>
      <w:r w:rsidR="00A52EAC" w:rsidRPr="00A26112">
        <w:rPr>
          <w:rStyle w:val="Hyperlink"/>
          <w:lang w:val="en-GB"/>
          <w:rPrChange w:id="506" w:author="Tim Challman" w:date="2019-03-09T09:55:00Z">
            <w:rPr>
              <w:rStyle w:val="Hyperlink"/>
            </w:rPr>
          </w:rPrChange>
        </w:rPr>
        <w:fldChar w:fldCharType="end"/>
      </w:r>
      <w:r w:rsidRPr="00A26112">
        <w:rPr>
          <w:lang w:val="en-GB"/>
          <w:rPrChange w:id="507" w:author="Tim Challman" w:date="2019-03-09T09:55:00Z">
            <w:rPr/>
          </w:rPrChange>
        </w:rPr>
        <w:t>), Sæbø, Almøy</w:t>
      </w:r>
      <w:del w:id="508" w:author="Tim Challman" w:date="2019-03-09T08:10:00Z">
        <w:r w:rsidRPr="00A26112" w:rsidDel="00F27F4C">
          <w:rPr>
            <w:lang w:val="en-GB"/>
            <w:rPrChange w:id="509" w:author="Tim Challman" w:date="2019-03-09T09:55:00Z">
              <w:rPr/>
            </w:rPrChange>
          </w:rPr>
          <w:delText>,</w:delText>
        </w:r>
      </w:del>
      <w:r w:rsidRPr="00A26112">
        <w:rPr>
          <w:lang w:val="en-GB"/>
          <w:rPrChange w:id="510" w:author="Tim Challman" w:date="2019-03-09T09:55:00Z">
            <w:rPr/>
          </w:rPrChange>
        </w:rPr>
        <w:t xml:space="preserve"> and Helland (</w:t>
      </w:r>
      <w:r w:rsidR="00A52EAC" w:rsidRPr="00A26112">
        <w:rPr>
          <w:lang w:val="en-GB"/>
          <w:rPrChange w:id="511" w:author="Tim Challman" w:date="2019-03-09T09:55:00Z">
            <w:rPr/>
          </w:rPrChange>
        </w:rPr>
        <w:fldChar w:fldCharType="begin"/>
      </w:r>
      <w:r w:rsidR="00A52EAC" w:rsidRPr="00A26112">
        <w:rPr>
          <w:lang w:val="en-GB"/>
          <w:rPrChange w:id="512" w:author="Tim Challman" w:date="2019-03-09T09:55:00Z">
            <w:rPr/>
          </w:rPrChange>
        </w:rPr>
        <w:instrText xml:space="preserve"> HYPERLINK \l "ref-saebo2015simrel" \h </w:instrText>
      </w:r>
      <w:r w:rsidR="00A52EAC" w:rsidRPr="00A26112">
        <w:rPr>
          <w:lang w:val="en-GB"/>
          <w:rPrChange w:id="513" w:author="Tim Challman" w:date="2019-03-09T09:55:00Z">
            <w:rPr>
              <w:rStyle w:val="Hyperlink"/>
            </w:rPr>
          </w:rPrChange>
        </w:rPr>
        <w:fldChar w:fldCharType="separate"/>
      </w:r>
      <w:r w:rsidRPr="00A26112">
        <w:rPr>
          <w:rStyle w:val="Hyperlink"/>
          <w:lang w:val="en-GB"/>
          <w:rPrChange w:id="514" w:author="Tim Challman" w:date="2019-03-09T09:55:00Z">
            <w:rPr>
              <w:rStyle w:val="Hyperlink"/>
            </w:rPr>
          </w:rPrChange>
        </w:rPr>
        <w:t>2015</w:t>
      </w:r>
      <w:r w:rsidR="00A52EAC" w:rsidRPr="00A26112">
        <w:rPr>
          <w:rStyle w:val="Hyperlink"/>
          <w:lang w:val="en-GB"/>
          <w:rPrChange w:id="515" w:author="Tim Challman" w:date="2019-03-09T09:55:00Z">
            <w:rPr>
              <w:rStyle w:val="Hyperlink"/>
            </w:rPr>
          </w:rPrChange>
        </w:rPr>
        <w:fldChar w:fldCharType="end"/>
      </w:r>
      <w:r w:rsidRPr="00A26112">
        <w:rPr>
          <w:lang w:val="en-GB"/>
          <w:rPrChange w:id="516" w:author="Tim Challman" w:date="2019-03-09T09:55:00Z">
            <w:rPr/>
          </w:rPrChange>
        </w:rPr>
        <w:t>), I. S. Helland et al. (</w:t>
      </w:r>
      <w:r w:rsidR="00A52EAC" w:rsidRPr="00A26112">
        <w:rPr>
          <w:lang w:val="en-GB"/>
          <w:rPrChange w:id="517" w:author="Tim Challman" w:date="2019-03-09T09:55:00Z">
            <w:rPr/>
          </w:rPrChange>
        </w:rPr>
        <w:fldChar w:fldCharType="begin"/>
      </w:r>
      <w:r w:rsidR="00A52EAC" w:rsidRPr="00A26112">
        <w:rPr>
          <w:lang w:val="en-GB"/>
          <w:rPrChange w:id="518" w:author="Tim Challman" w:date="2019-03-09T09:55:00Z">
            <w:rPr/>
          </w:rPrChange>
        </w:rPr>
        <w:instrText xml:space="preserve"> HYPERLINK \l "ref-helland2016algorithms" \h </w:instrText>
      </w:r>
      <w:r w:rsidR="00A52EAC" w:rsidRPr="00A26112">
        <w:rPr>
          <w:lang w:val="en-GB"/>
          <w:rPrChange w:id="519" w:author="Tim Challman" w:date="2019-03-09T09:55:00Z">
            <w:rPr>
              <w:rStyle w:val="Hyperlink"/>
            </w:rPr>
          </w:rPrChange>
        </w:rPr>
        <w:fldChar w:fldCharType="separate"/>
      </w:r>
      <w:r w:rsidRPr="00A26112">
        <w:rPr>
          <w:rStyle w:val="Hyperlink"/>
          <w:lang w:val="en-GB"/>
          <w:rPrChange w:id="520" w:author="Tim Challman" w:date="2019-03-09T09:55:00Z">
            <w:rPr>
              <w:rStyle w:val="Hyperlink"/>
            </w:rPr>
          </w:rPrChange>
        </w:rPr>
        <w:t>2018</w:t>
      </w:r>
      <w:r w:rsidR="00A52EAC" w:rsidRPr="00A26112">
        <w:rPr>
          <w:rStyle w:val="Hyperlink"/>
          <w:lang w:val="en-GB"/>
          <w:rPrChange w:id="521" w:author="Tim Challman" w:date="2019-03-09T09:55:00Z">
            <w:rPr>
              <w:rStyle w:val="Hyperlink"/>
            </w:rPr>
          </w:rPrChange>
        </w:rPr>
        <w:fldChar w:fldCharType="end"/>
      </w:r>
      <w:r w:rsidRPr="00A26112">
        <w:rPr>
          <w:lang w:val="en-GB"/>
          <w:rPrChange w:id="522" w:author="Tim Challman" w:date="2019-03-09T09:55:00Z">
            <w:rPr/>
          </w:rPrChange>
        </w:rPr>
        <w:t>) and Rimal, Almøy</w:t>
      </w:r>
      <w:del w:id="523" w:author="Tim Challman" w:date="2019-03-09T08:10:00Z">
        <w:r w:rsidRPr="00A26112" w:rsidDel="00F27F4C">
          <w:rPr>
            <w:lang w:val="en-GB"/>
            <w:rPrChange w:id="524" w:author="Tim Challman" w:date="2019-03-09T09:55:00Z">
              <w:rPr/>
            </w:rPrChange>
          </w:rPr>
          <w:delText>,</w:delText>
        </w:r>
      </w:del>
      <w:r w:rsidRPr="00A26112">
        <w:rPr>
          <w:lang w:val="en-GB"/>
          <w:rPrChange w:id="525" w:author="Tim Challman" w:date="2019-03-09T09:55:00Z">
            <w:rPr/>
          </w:rPrChange>
        </w:rPr>
        <w:t xml:space="preserve"> and Sæbø (</w:t>
      </w:r>
      <w:r w:rsidR="00A52EAC" w:rsidRPr="00A26112">
        <w:rPr>
          <w:lang w:val="en-GB"/>
          <w:rPrChange w:id="526" w:author="Tim Challman" w:date="2019-03-09T09:55:00Z">
            <w:rPr/>
          </w:rPrChange>
        </w:rPr>
        <w:fldChar w:fldCharType="begin"/>
      </w:r>
      <w:r w:rsidR="00A52EAC" w:rsidRPr="00A26112">
        <w:rPr>
          <w:lang w:val="en-GB"/>
          <w:rPrChange w:id="527" w:author="Tim Challman" w:date="2019-03-09T09:55:00Z">
            <w:rPr/>
          </w:rPrChange>
        </w:rPr>
        <w:instrText xml:space="preserve"> HYPERLINK \l "ref-Rimal2018" \h </w:instrText>
      </w:r>
      <w:r w:rsidR="00A52EAC" w:rsidRPr="00A26112">
        <w:rPr>
          <w:lang w:val="en-GB"/>
          <w:rPrChange w:id="528" w:author="Tim Challman" w:date="2019-03-09T09:55:00Z">
            <w:rPr>
              <w:rStyle w:val="Hyperlink"/>
            </w:rPr>
          </w:rPrChange>
        </w:rPr>
        <w:fldChar w:fldCharType="separate"/>
      </w:r>
      <w:r w:rsidRPr="00A26112">
        <w:rPr>
          <w:rStyle w:val="Hyperlink"/>
          <w:lang w:val="en-GB"/>
          <w:rPrChange w:id="529" w:author="Tim Challman" w:date="2019-03-09T09:55:00Z">
            <w:rPr>
              <w:rStyle w:val="Hyperlink"/>
            </w:rPr>
          </w:rPrChange>
        </w:rPr>
        <w:t>2018</w:t>
      </w:r>
      <w:r w:rsidR="00A52EAC" w:rsidRPr="00A26112">
        <w:rPr>
          <w:rStyle w:val="Hyperlink"/>
          <w:lang w:val="en-GB"/>
          <w:rPrChange w:id="530" w:author="Tim Challman" w:date="2019-03-09T09:55:00Z">
            <w:rPr>
              <w:rStyle w:val="Hyperlink"/>
            </w:rPr>
          </w:rPrChange>
        </w:rPr>
        <w:fldChar w:fldCharType="end"/>
      </w:r>
      <w:r w:rsidRPr="00A26112">
        <w:rPr>
          <w:lang w:val="en-GB"/>
          <w:rPrChange w:id="531" w:author="Tim Challman" w:date="2019-03-09T09:55:00Z">
            <w:rPr/>
          </w:rPrChange>
        </w:rPr>
        <w:t xml:space="preserve">) implemented </w:t>
      </w:r>
      <w:del w:id="532" w:author="Tim Challman" w:date="2019-03-09T08:11:00Z">
        <w:r w:rsidRPr="00A26112" w:rsidDel="00F27F4C">
          <w:rPr>
            <w:lang w:val="en-GB"/>
            <w:rPrChange w:id="533" w:author="Tim Challman" w:date="2019-03-09T09:55:00Z">
              <w:rPr/>
            </w:rPrChange>
          </w:rPr>
          <w:delText xml:space="preserve">similar </w:delText>
        </w:r>
      </w:del>
      <w:r w:rsidRPr="00A26112">
        <w:rPr>
          <w:lang w:val="en-GB"/>
          <w:rPrChange w:id="534" w:author="Tim Challman" w:date="2019-03-09T09:55:00Z">
            <w:rPr/>
          </w:rPrChange>
        </w:rPr>
        <w:t xml:space="preserve">simulation examples </w:t>
      </w:r>
      <w:del w:id="535" w:author="Tim Challman" w:date="2019-03-09T08:11:00Z">
        <w:r w:rsidRPr="00A26112" w:rsidDel="00F27F4C">
          <w:rPr>
            <w:lang w:val="en-GB"/>
            <w:rPrChange w:id="536" w:author="Tim Challman" w:date="2019-03-09T09:55:00Z">
              <w:rPr/>
            </w:rPrChange>
          </w:rPr>
          <w:delText xml:space="preserve">as </w:delText>
        </w:r>
      </w:del>
      <w:ins w:id="537" w:author="Tim Challman" w:date="2019-03-09T08:11:00Z">
        <w:r w:rsidR="00F27F4C" w:rsidRPr="00A26112">
          <w:rPr>
            <w:lang w:val="en-GB"/>
            <w:rPrChange w:id="538" w:author="Tim Challman" w:date="2019-03-09T09:55:00Z">
              <w:rPr/>
            </w:rPrChange>
          </w:rPr>
          <w:t xml:space="preserve">similar to those </w:t>
        </w:r>
      </w:ins>
      <w:r w:rsidRPr="00A26112">
        <w:rPr>
          <w:lang w:val="en-GB"/>
          <w:rPrChange w:id="539" w:author="Tim Challman" w:date="2019-03-09T09:55:00Z">
            <w:rPr/>
          </w:rPrChange>
        </w:rPr>
        <w:t xml:space="preserve">we are discussing in this study. This paper, however, presents an elaborate </w:t>
      </w:r>
      <w:del w:id="540" w:author="Tim Challman" w:date="2019-03-08T13:24:00Z">
        <w:r w:rsidRPr="00A26112" w:rsidDel="00A52EAC">
          <w:rPr>
            <w:lang w:val="en-GB"/>
            <w:rPrChange w:id="541" w:author="Tim Challman" w:date="2019-03-09T09:55:00Z">
              <w:rPr/>
            </w:rPrChange>
          </w:rPr>
          <w:delText>comparision</w:delText>
        </w:r>
      </w:del>
      <w:ins w:id="542" w:author="Tim Challman" w:date="2019-03-08T13:24:00Z">
        <w:r w:rsidR="00A52EAC" w:rsidRPr="00A26112">
          <w:rPr>
            <w:lang w:val="en-GB"/>
            <w:rPrChange w:id="543" w:author="Tim Challman" w:date="2019-03-09T09:55:00Z">
              <w:rPr/>
            </w:rPrChange>
          </w:rPr>
          <w:t>comparison</w:t>
        </w:r>
      </w:ins>
      <w:r w:rsidRPr="00A26112">
        <w:rPr>
          <w:lang w:val="en-GB"/>
          <w:rPrChange w:id="544" w:author="Tim Challman" w:date="2019-03-09T09:55:00Z">
            <w:rPr/>
          </w:rPrChange>
        </w:rPr>
        <w:t xml:space="preserve"> of the prediction using multi-response simulated linear model data. The properties of the simulated data are varied through different levels of simulation parameters based on an experimental design. Rimal, Almøy</w:t>
      </w:r>
      <w:del w:id="545" w:author="Tim Challman" w:date="2019-03-09T08:11:00Z">
        <w:r w:rsidRPr="00A26112" w:rsidDel="00F27F4C">
          <w:rPr>
            <w:lang w:val="en-GB"/>
            <w:rPrChange w:id="546" w:author="Tim Challman" w:date="2019-03-09T09:55:00Z">
              <w:rPr/>
            </w:rPrChange>
          </w:rPr>
          <w:delText>,</w:delText>
        </w:r>
      </w:del>
      <w:r w:rsidRPr="00A26112">
        <w:rPr>
          <w:lang w:val="en-GB"/>
          <w:rPrChange w:id="547" w:author="Tim Challman" w:date="2019-03-09T09:55:00Z">
            <w:rPr/>
          </w:rPrChange>
        </w:rPr>
        <w:t xml:space="preserve"> and Sæbø (</w:t>
      </w:r>
      <w:r w:rsidR="00A52EAC" w:rsidRPr="00A26112">
        <w:rPr>
          <w:lang w:val="en-GB"/>
          <w:rPrChange w:id="548" w:author="Tim Challman" w:date="2019-03-09T09:55:00Z">
            <w:rPr/>
          </w:rPrChange>
        </w:rPr>
        <w:fldChar w:fldCharType="begin"/>
      </w:r>
      <w:r w:rsidR="00A52EAC" w:rsidRPr="00A26112">
        <w:rPr>
          <w:lang w:val="en-GB"/>
          <w:rPrChange w:id="549" w:author="Tim Challman" w:date="2019-03-09T09:55:00Z">
            <w:rPr/>
          </w:rPrChange>
        </w:rPr>
        <w:instrText xml:space="preserve"> HYPERLINK \l "ref-Rimal2018" \h </w:instrText>
      </w:r>
      <w:r w:rsidR="00A52EAC" w:rsidRPr="00A26112">
        <w:rPr>
          <w:lang w:val="en-GB"/>
          <w:rPrChange w:id="550" w:author="Tim Challman" w:date="2019-03-09T09:55:00Z">
            <w:rPr>
              <w:rStyle w:val="Hyperlink"/>
            </w:rPr>
          </w:rPrChange>
        </w:rPr>
        <w:fldChar w:fldCharType="separate"/>
      </w:r>
      <w:r w:rsidRPr="00A26112">
        <w:rPr>
          <w:rStyle w:val="Hyperlink"/>
          <w:lang w:val="en-GB"/>
          <w:rPrChange w:id="551" w:author="Tim Challman" w:date="2019-03-09T09:55:00Z">
            <w:rPr>
              <w:rStyle w:val="Hyperlink"/>
            </w:rPr>
          </w:rPrChange>
        </w:rPr>
        <w:t>2018</w:t>
      </w:r>
      <w:r w:rsidR="00A52EAC" w:rsidRPr="00A26112">
        <w:rPr>
          <w:rStyle w:val="Hyperlink"/>
          <w:lang w:val="en-GB"/>
          <w:rPrChange w:id="552" w:author="Tim Challman" w:date="2019-03-09T09:55:00Z">
            <w:rPr>
              <w:rStyle w:val="Hyperlink"/>
            </w:rPr>
          </w:rPrChange>
        </w:rPr>
        <w:fldChar w:fldCharType="end"/>
      </w:r>
      <w:r w:rsidRPr="00A26112">
        <w:rPr>
          <w:lang w:val="en-GB"/>
          <w:rPrChange w:id="553" w:author="Tim Challman" w:date="2019-03-09T09:55:00Z">
            <w:rPr/>
          </w:rPrChange>
        </w:rPr>
        <w:t xml:space="preserve">) </w:t>
      </w:r>
      <w:del w:id="554" w:author="Tim Challman" w:date="2019-03-09T08:11:00Z">
        <w:r w:rsidRPr="00A26112" w:rsidDel="00F27F4C">
          <w:rPr>
            <w:lang w:val="en-GB"/>
            <w:rPrChange w:id="555" w:author="Tim Challman" w:date="2019-03-09T09:55:00Z">
              <w:rPr/>
            </w:rPrChange>
          </w:rPr>
          <w:delText xml:space="preserve">has </w:delText>
        </w:r>
      </w:del>
      <w:ins w:id="556" w:author="Tim Challman" w:date="2019-03-09T08:12:00Z">
        <w:r w:rsidR="00F27F4C" w:rsidRPr="00A26112">
          <w:rPr>
            <w:lang w:val="en-GB"/>
            <w:rPrChange w:id="557" w:author="Tim Challman" w:date="2019-03-09T09:55:00Z">
              <w:rPr/>
            </w:rPrChange>
          </w:rPr>
          <w:t>provide</w:t>
        </w:r>
      </w:ins>
      <w:ins w:id="558" w:author="Tim Challman" w:date="2019-03-09T08:11:00Z">
        <w:r w:rsidR="00F27F4C" w:rsidRPr="00A26112">
          <w:rPr>
            <w:lang w:val="en-GB"/>
            <w:rPrChange w:id="559" w:author="Tim Challman" w:date="2019-03-09T09:55:00Z">
              <w:rPr/>
            </w:rPrChange>
          </w:rPr>
          <w:t xml:space="preserve"> </w:t>
        </w:r>
      </w:ins>
      <w:r w:rsidRPr="00A26112">
        <w:rPr>
          <w:lang w:val="en-GB"/>
          <w:rPrChange w:id="560" w:author="Tim Challman" w:date="2019-03-09T09:55:00Z">
            <w:rPr/>
          </w:rPrChange>
        </w:rPr>
        <w:t>a detail</w:t>
      </w:r>
      <w:ins w:id="561" w:author="Tim Challman" w:date="2019-03-09T08:12:00Z">
        <w:r w:rsidR="00F27F4C" w:rsidRPr="00A26112">
          <w:rPr>
            <w:lang w:val="en-GB"/>
            <w:rPrChange w:id="562" w:author="Tim Challman" w:date="2019-03-09T09:55:00Z">
              <w:rPr/>
            </w:rPrChange>
          </w:rPr>
          <w:t>ed</w:t>
        </w:r>
      </w:ins>
      <w:r w:rsidRPr="00A26112">
        <w:rPr>
          <w:lang w:val="en-GB"/>
          <w:rPrChange w:id="563" w:author="Tim Challman" w:date="2019-03-09T09:55:00Z">
            <w:rPr/>
          </w:rPrChange>
        </w:rPr>
        <w:t xml:space="preserve"> discussion </w:t>
      </w:r>
      <w:del w:id="564" w:author="Tim Challman" w:date="2019-03-09T08:12:00Z">
        <w:r w:rsidRPr="00A26112" w:rsidDel="00F27F4C">
          <w:rPr>
            <w:lang w:val="en-GB"/>
            <w:rPrChange w:id="565" w:author="Tim Challman" w:date="2019-03-09T09:55:00Z">
              <w:rPr/>
            </w:rPrChange>
          </w:rPr>
          <w:delText xml:space="preserve">about </w:delText>
        </w:r>
      </w:del>
      <w:ins w:id="566" w:author="Tim Challman" w:date="2019-03-09T08:12:00Z">
        <w:r w:rsidR="00F27F4C" w:rsidRPr="00A26112">
          <w:rPr>
            <w:lang w:val="en-GB"/>
            <w:rPrChange w:id="567" w:author="Tim Challman" w:date="2019-03-09T09:55:00Z">
              <w:rPr/>
            </w:rPrChange>
          </w:rPr>
          <w:t xml:space="preserve">of </w:t>
        </w:r>
      </w:ins>
      <w:r w:rsidRPr="00A26112">
        <w:rPr>
          <w:lang w:val="en-GB"/>
          <w:rPrChange w:id="568" w:author="Tim Challman" w:date="2019-03-09T09:55:00Z">
            <w:rPr/>
          </w:rPrChange>
        </w:rPr>
        <w:t xml:space="preserve">the simulation model that we have </w:t>
      </w:r>
      <w:ins w:id="569" w:author="Tim Challman" w:date="2019-03-09T08:12:00Z">
        <w:r w:rsidR="00F27F4C" w:rsidRPr="00A26112">
          <w:rPr>
            <w:lang w:val="en-GB"/>
            <w:rPrChange w:id="570" w:author="Tim Challman" w:date="2019-03-09T09:55:00Z">
              <w:rPr/>
            </w:rPrChange>
          </w:rPr>
          <w:t>ad</w:t>
        </w:r>
      </w:ins>
      <w:r w:rsidRPr="00A26112">
        <w:rPr>
          <w:lang w:val="en-GB"/>
          <w:rPrChange w:id="571" w:author="Tim Challman" w:date="2019-03-09T09:55:00Z">
            <w:rPr/>
          </w:rPrChange>
        </w:rPr>
        <w:t xml:space="preserve">opted here. The following section presents the estimators </w:t>
      </w:r>
      <w:del w:id="572" w:author="Tim Challman" w:date="2019-03-09T08:13:00Z">
        <w:r w:rsidRPr="00A26112" w:rsidDel="00F27F4C">
          <w:rPr>
            <w:lang w:val="en-GB"/>
            <w:rPrChange w:id="573" w:author="Tim Challman" w:date="2019-03-09T09:55:00Z">
              <w:rPr/>
            </w:rPrChange>
          </w:rPr>
          <w:delText>under comparison</w:delText>
        </w:r>
      </w:del>
      <w:ins w:id="574" w:author="Tim Challman" w:date="2019-03-09T08:13:00Z">
        <w:r w:rsidR="00F27F4C" w:rsidRPr="00A26112">
          <w:rPr>
            <w:lang w:val="en-GB"/>
            <w:rPrChange w:id="575" w:author="Tim Challman" w:date="2019-03-09T09:55:00Z">
              <w:rPr/>
            </w:rPrChange>
          </w:rPr>
          <w:t>being compared</w:t>
        </w:r>
      </w:ins>
      <w:r w:rsidRPr="00A26112">
        <w:rPr>
          <w:lang w:val="en-GB"/>
          <w:rPrChange w:id="576" w:author="Tim Challman" w:date="2019-03-09T09:55:00Z">
            <w:rPr/>
          </w:rPrChange>
        </w:rPr>
        <w:t xml:space="preserve"> in more detail.</w:t>
      </w:r>
    </w:p>
    <w:p w14:paraId="239435A2" w14:textId="77777777" w:rsidR="0096095D" w:rsidRPr="00A26112" w:rsidRDefault="00CF708D">
      <w:pPr>
        <w:pStyle w:val="Heading1"/>
        <w:rPr>
          <w:lang w:val="en-GB"/>
          <w:rPrChange w:id="577" w:author="Tim Challman" w:date="2019-03-09T09:55:00Z">
            <w:rPr/>
          </w:rPrChange>
        </w:rPr>
      </w:pPr>
      <w:bookmarkStart w:id="578" w:name="prediction-methods"/>
      <w:bookmarkEnd w:id="578"/>
      <w:r w:rsidRPr="00A26112">
        <w:rPr>
          <w:lang w:val="en-GB"/>
          <w:rPrChange w:id="579" w:author="Tim Challman" w:date="2019-03-09T09:55:00Z">
            <w:rPr/>
          </w:rPrChange>
        </w:rPr>
        <w:t>Prediction Methods</w:t>
      </w:r>
    </w:p>
    <w:p w14:paraId="07DA582E" w14:textId="77777777" w:rsidR="0096095D" w:rsidRPr="00A26112" w:rsidRDefault="00CF708D">
      <w:pPr>
        <w:pStyle w:val="FirstParagraph"/>
        <w:rPr>
          <w:lang w:val="en-GB"/>
          <w:rPrChange w:id="580" w:author="Tim Challman" w:date="2019-03-09T09:55:00Z">
            <w:rPr/>
          </w:rPrChange>
        </w:rPr>
      </w:pPr>
      <w:r w:rsidRPr="00A26112">
        <w:rPr>
          <w:lang w:val="en-GB"/>
          <w:rPrChange w:id="581" w:author="Tim Challman" w:date="2019-03-09T09:55:00Z">
            <w:rPr/>
          </w:rPrChange>
        </w:rPr>
        <w:t xml:space="preserve">Partial least squares regression (PLS) and Principal component regression (PCR) have been used in many disciplines such as chemometrics, econometrics, bioinformatics and machine learning, where wide predictor matrices, i.e. </w:t>
      </w:r>
      <m:oMath>
        <m:r>
          <w:rPr>
            <w:rFonts w:ascii="Cambria Math" w:hAnsi="Cambria Math"/>
            <w:lang w:val="en-GB"/>
            <w:rPrChange w:id="582" w:author="Tim Challman" w:date="2019-03-09T09:55:00Z">
              <w:rPr>
                <w:rFonts w:ascii="Cambria Math" w:hAnsi="Cambria Math"/>
              </w:rPr>
            </w:rPrChange>
          </w:rPr>
          <m:t>p</m:t>
        </m:r>
      </m:oMath>
      <w:r w:rsidRPr="00A26112">
        <w:rPr>
          <w:lang w:val="en-GB"/>
          <w:rPrChange w:id="583" w:author="Tim Challman" w:date="2019-03-09T09:55:00Z">
            <w:rPr/>
          </w:rPrChange>
        </w:rPr>
        <w:t xml:space="preserve"> (number or predictors) &gt; </w:t>
      </w:r>
      <m:oMath>
        <m:r>
          <w:rPr>
            <w:rFonts w:ascii="Cambria Math" w:hAnsi="Cambria Math"/>
            <w:lang w:val="en-GB"/>
            <w:rPrChange w:id="584" w:author="Tim Challman" w:date="2019-03-09T09:55:00Z">
              <w:rPr>
                <w:rFonts w:ascii="Cambria Math" w:hAnsi="Cambria Math"/>
              </w:rPr>
            </w:rPrChange>
          </w:rPr>
          <m:t>n</m:t>
        </m:r>
      </m:oMath>
      <w:r w:rsidRPr="00A26112">
        <w:rPr>
          <w:lang w:val="en-GB"/>
          <w:rPrChange w:id="585" w:author="Tim Challman" w:date="2019-03-09T09:55:00Z">
            <w:rPr/>
          </w:rPrChange>
        </w:rPr>
        <w:t xml:space="preserve"> (number of observation) are common. These methods are popular in multivariate analysis, especially for exploratory studies and predictions. In recent years, a concept of envelope introduced by R. Dennis Cook, Li</w:t>
      </w:r>
      <w:del w:id="586" w:author="Tim Challman" w:date="2019-03-09T08:13:00Z">
        <w:r w:rsidRPr="00A26112" w:rsidDel="00F27F4C">
          <w:rPr>
            <w:lang w:val="en-GB"/>
            <w:rPrChange w:id="587" w:author="Tim Challman" w:date="2019-03-09T09:55:00Z">
              <w:rPr/>
            </w:rPrChange>
          </w:rPr>
          <w:delText>,</w:delText>
        </w:r>
      </w:del>
      <w:r w:rsidRPr="00A26112">
        <w:rPr>
          <w:lang w:val="en-GB"/>
          <w:rPrChange w:id="588" w:author="Tim Challman" w:date="2019-03-09T09:55:00Z">
            <w:rPr/>
          </w:rPrChange>
        </w:rPr>
        <w:t xml:space="preserve"> and Chiaromonte (</w:t>
      </w:r>
      <w:r w:rsidR="00A52EAC" w:rsidRPr="00A26112">
        <w:rPr>
          <w:lang w:val="en-GB"/>
          <w:rPrChange w:id="589" w:author="Tim Challman" w:date="2019-03-09T09:55:00Z">
            <w:rPr/>
          </w:rPrChange>
        </w:rPr>
        <w:fldChar w:fldCharType="begin"/>
      </w:r>
      <w:r w:rsidR="00A52EAC" w:rsidRPr="00A26112">
        <w:rPr>
          <w:lang w:val="en-GB"/>
          <w:rPrChange w:id="590" w:author="Tim Challman" w:date="2019-03-09T09:55:00Z">
            <w:rPr/>
          </w:rPrChange>
        </w:rPr>
        <w:instrText xml:space="preserve"> HYPERLINK \l "ref-Cook2007a" \h </w:instrText>
      </w:r>
      <w:r w:rsidR="00A52EAC" w:rsidRPr="00A26112">
        <w:rPr>
          <w:lang w:val="en-GB"/>
          <w:rPrChange w:id="591" w:author="Tim Challman" w:date="2019-03-09T09:55:00Z">
            <w:rPr>
              <w:rStyle w:val="Hyperlink"/>
            </w:rPr>
          </w:rPrChange>
        </w:rPr>
        <w:fldChar w:fldCharType="separate"/>
      </w:r>
      <w:r w:rsidRPr="00A26112">
        <w:rPr>
          <w:rStyle w:val="Hyperlink"/>
          <w:lang w:val="en-GB"/>
          <w:rPrChange w:id="592" w:author="Tim Challman" w:date="2019-03-09T09:55:00Z">
            <w:rPr>
              <w:rStyle w:val="Hyperlink"/>
            </w:rPr>
          </w:rPrChange>
        </w:rPr>
        <w:t>2007</w:t>
      </w:r>
      <w:r w:rsidR="00A52EAC" w:rsidRPr="00A26112">
        <w:rPr>
          <w:rStyle w:val="Hyperlink"/>
          <w:lang w:val="en-GB"/>
          <w:rPrChange w:id="593" w:author="Tim Challman" w:date="2019-03-09T09:55:00Z">
            <w:rPr>
              <w:rStyle w:val="Hyperlink"/>
            </w:rPr>
          </w:rPrChange>
        </w:rPr>
        <w:fldChar w:fldCharType="end"/>
      </w:r>
      <w:r w:rsidRPr="00A26112">
        <w:rPr>
          <w:lang w:val="en-GB"/>
          <w:rPrChange w:id="594" w:author="Tim Challman" w:date="2019-03-09T09:55:00Z">
            <w:rPr/>
          </w:rPrChange>
        </w:rPr>
        <w:t xml:space="preserve">) based on reduction in regression model </w:t>
      </w:r>
      <w:del w:id="595" w:author="Tim Challman" w:date="2019-03-09T08:14:00Z">
        <w:r w:rsidRPr="00A26112" w:rsidDel="00F27F4C">
          <w:rPr>
            <w:lang w:val="en-GB"/>
            <w:rPrChange w:id="596" w:author="Tim Challman" w:date="2019-03-09T09:55:00Z">
              <w:rPr/>
            </w:rPrChange>
          </w:rPr>
          <w:delText>has been</w:delText>
        </w:r>
      </w:del>
      <w:ins w:id="597" w:author="Tim Challman" w:date="2019-03-09T08:14:00Z">
        <w:r w:rsidR="00F27F4C" w:rsidRPr="00A26112">
          <w:rPr>
            <w:lang w:val="en-GB"/>
            <w:rPrChange w:id="598" w:author="Tim Challman" w:date="2019-03-09T09:55:00Z">
              <w:rPr/>
            </w:rPrChange>
          </w:rPr>
          <w:t>was</w:t>
        </w:r>
      </w:ins>
      <w:r w:rsidRPr="00A26112">
        <w:rPr>
          <w:lang w:val="en-GB"/>
          <w:rPrChange w:id="599" w:author="Tim Challman" w:date="2019-03-09T09:55:00Z">
            <w:rPr/>
          </w:rPrChange>
        </w:rPr>
        <w:t xml:space="preserve"> implemented for the development of different estimators. This study compares these prediction methods based on their prediction performance on data simulated with different controlled properties.</w:t>
      </w:r>
    </w:p>
    <w:p w14:paraId="5E758565" w14:textId="77777777" w:rsidR="0096095D" w:rsidRPr="00A26112" w:rsidRDefault="00CF708D">
      <w:pPr>
        <w:pStyle w:val="DefinitionTerm"/>
        <w:rPr>
          <w:lang w:val="en-GB"/>
          <w:rPrChange w:id="600" w:author="Tim Challman" w:date="2019-03-09T09:55:00Z">
            <w:rPr/>
          </w:rPrChange>
        </w:rPr>
      </w:pPr>
      <w:r w:rsidRPr="00A26112">
        <w:rPr>
          <w:i/>
          <w:lang w:val="en-GB"/>
          <w:rPrChange w:id="601" w:author="Tim Challman" w:date="2019-03-09T09:55:00Z">
            <w:rPr>
              <w:i/>
            </w:rPr>
          </w:rPrChange>
        </w:rPr>
        <w:t>Principal Components Regression (PCR):</w:t>
      </w:r>
    </w:p>
    <w:p w14:paraId="5D8B65BB" w14:textId="77777777" w:rsidR="0096095D" w:rsidRPr="00A26112" w:rsidRDefault="00CF708D">
      <w:pPr>
        <w:pStyle w:val="Definition"/>
        <w:rPr>
          <w:lang w:val="en-GB"/>
          <w:rPrChange w:id="602" w:author="Tim Challman" w:date="2019-03-09T09:55:00Z">
            <w:rPr/>
          </w:rPrChange>
        </w:rPr>
      </w:pPr>
      <w:r w:rsidRPr="00A26112">
        <w:rPr>
          <w:lang w:val="en-GB"/>
          <w:rPrChange w:id="603" w:author="Tim Challman" w:date="2019-03-09T09:55:00Z">
            <w:rPr/>
          </w:rPrChange>
        </w:rPr>
        <w:t>Principal components are the linear combinations of predictor variables such that the transformation makes the new variables uncorrelated. In addition the variation of the original dataset captured by the new variables are sorted in descending order. In other words, each successive component</w:t>
      </w:r>
      <w:del w:id="604" w:author="Tim Challman" w:date="2019-03-09T08:16:00Z">
        <w:r w:rsidRPr="00A26112" w:rsidDel="00E16BB4">
          <w:rPr>
            <w:lang w:val="en-GB"/>
            <w:rPrChange w:id="605" w:author="Tim Challman" w:date="2019-03-09T09:55:00Z">
              <w:rPr/>
            </w:rPrChange>
          </w:rPr>
          <w:delText>s</w:delText>
        </w:r>
      </w:del>
      <w:r w:rsidRPr="00A26112">
        <w:rPr>
          <w:lang w:val="en-GB"/>
          <w:rPrChange w:id="606" w:author="Tim Challman" w:date="2019-03-09T09:55:00Z">
            <w:rPr/>
          </w:rPrChange>
        </w:rPr>
        <w:t xml:space="preserve"> captures maximum variation left by the preceding components in predictor variables (Jolliffe </w:t>
      </w:r>
      <w:r w:rsidR="00A52EAC" w:rsidRPr="00A26112">
        <w:rPr>
          <w:lang w:val="en-GB"/>
          <w:rPrChange w:id="607" w:author="Tim Challman" w:date="2019-03-09T09:55:00Z">
            <w:rPr/>
          </w:rPrChange>
        </w:rPr>
        <w:fldChar w:fldCharType="begin"/>
      </w:r>
      <w:r w:rsidR="00A52EAC" w:rsidRPr="00A26112">
        <w:rPr>
          <w:lang w:val="en-GB"/>
          <w:rPrChange w:id="608" w:author="Tim Challman" w:date="2019-03-09T09:55:00Z">
            <w:rPr/>
          </w:rPrChange>
        </w:rPr>
        <w:instrText xml:space="preserve"> HYPERLINK \l "ref-Jolliffe2002" \h </w:instrText>
      </w:r>
      <w:r w:rsidR="00A52EAC" w:rsidRPr="00A26112">
        <w:rPr>
          <w:lang w:val="en-GB"/>
          <w:rPrChange w:id="609" w:author="Tim Challman" w:date="2019-03-09T09:55:00Z">
            <w:rPr>
              <w:rStyle w:val="Hyperlink"/>
            </w:rPr>
          </w:rPrChange>
        </w:rPr>
        <w:fldChar w:fldCharType="separate"/>
      </w:r>
      <w:r w:rsidRPr="00A26112">
        <w:rPr>
          <w:rStyle w:val="Hyperlink"/>
          <w:lang w:val="en-GB"/>
          <w:rPrChange w:id="610" w:author="Tim Challman" w:date="2019-03-09T09:55:00Z">
            <w:rPr>
              <w:rStyle w:val="Hyperlink"/>
            </w:rPr>
          </w:rPrChange>
        </w:rPr>
        <w:t>2002</w:t>
      </w:r>
      <w:r w:rsidR="00A52EAC" w:rsidRPr="00A26112">
        <w:rPr>
          <w:rStyle w:val="Hyperlink"/>
          <w:lang w:val="en-GB"/>
          <w:rPrChange w:id="611" w:author="Tim Challman" w:date="2019-03-09T09:55:00Z">
            <w:rPr>
              <w:rStyle w:val="Hyperlink"/>
            </w:rPr>
          </w:rPrChange>
        </w:rPr>
        <w:fldChar w:fldCharType="end"/>
      </w:r>
      <w:r w:rsidRPr="00A26112">
        <w:rPr>
          <w:lang w:val="en-GB"/>
          <w:rPrChange w:id="612" w:author="Tim Challman" w:date="2019-03-09T09:55:00Z">
            <w:rPr/>
          </w:rPrChange>
        </w:rPr>
        <w:t>). Principal components regression uses these principal components as a new predictor to explain the variation in the response.</w:t>
      </w:r>
    </w:p>
    <w:p w14:paraId="47CAA24E" w14:textId="77777777" w:rsidR="0096095D" w:rsidRPr="00A26112" w:rsidRDefault="00CF708D">
      <w:pPr>
        <w:pStyle w:val="DefinitionTerm"/>
        <w:rPr>
          <w:lang w:val="en-GB"/>
          <w:rPrChange w:id="613" w:author="Tim Challman" w:date="2019-03-09T09:55:00Z">
            <w:rPr/>
          </w:rPrChange>
        </w:rPr>
      </w:pPr>
      <w:r w:rsidRPr="00A26112">
        <w:rPr>
          <w:i/>
          <w:lang w:val="en-GB"/>
          <w:rPrChange w:id="614" w:author="Tim Challman" w:date="2019-03-09T09:55:00Z">
            <w:rPr>
              <w:i/>
            </w:rPr>
          </w:rPrChange>
        </w:rPr>
        <w:lastRenderedPageBreak/>
        <w:t>Partial Least Squares (PLS):</w:t>
      </w:r>
    </w:p>
    <w:p w14:paraId="43C16F57" w14:textId="77777777" w:rsidR="0096095D" w:rsidRPr="00A26112" w:rsidRDefault="00CF708D">
      <w:pPr>
        <w:pStyle w:val="Definition"/>
        <w:rPr>
          <w:lang w:val="en-GB"/>
          <w:rPrChange w:id="615" w:author="Tim Challman" w:date="2019-03-09T09:55:00Z">
            <w:rPr/>
          </w:rPrChange>
        </w:rPr>
      </w:pPr>
      <w:r w:rsidRPr="00A26112">
        <w:rPr>
          <w:lang w:val="en-GB"/>
          <w:rPrChange w:id="616" w:author="Tim Challman" w:date="2019-03-09T09:55:00Z">
            <w:rPr/>
          </w:rPrChange>
        </w:rPr>
        <w:t>Two variants of PLS: PLS1 and PLS2 are used for comparison. The first one considers individual response variables separately, i.e. each response is predicted with a single response model, while the latter considers all response variables together. In PLS regression</w:t>
      </w:r>
      <w:ins w:id="617" w:author="Tim Challman" w:date="2019-03-09T08:17:00Z">
        <w:r w:rsidR="00E16BB4" w:rsidRPr="00A26112">
          <w:rPr>
            <w:lang w:val="en-GB"/>
            <w:rPrChange w:id="618" w:author="Tim Challman" w:date="2019-03-09T09:55:00Z">
              <w:rPr/>
            </w:rPrChange>
          </w:rPr>
          <w:t>,</w:t>
        </w:r>
      </w:ins>
      <w:r w:rsidRPr="00A26112">
        <w:rPr>
          <w:lang w:val="en-GB"/>
          <w:rPrChange w:id="619" w:author="Tim Challman" w:date="2019-03-09T09:55:00Z">
            <w:rPr/>
          </w:rPrChange>
        </w:rPr>
        <w:t xml:space="preserve"> the components are determined </w:t>
      </w:r>
      <w:del w:id="620" w:author="Tim Challman" w:date="2019-03-09T08:17:00Z">
        <w:r w:rsidRPr="00A26112" w:rsidDel="00E16BB4">
          <w:rPr>
            <w:lang w:val="en-GB"/>
            <w:rPrChange w:id="621" w:author="Tim Challman" w:date="2019-03-09T09:55:00Z">
              <w:rPr/>
            </w:rPrChange>
          </w:rPr>
          <w:delText xml:space="preserve">such </w:delText>
        </w:r>
      </w:del>
      <w:ins w:id="622" w:author="Tim Challman" w:date="2019-03-09T08:17:00Z">
        <w:r w:rsidR="00E16BB4" w:rsidRPr="00A26112">
          <w:rPr>
            <w:lang w:val="en-GB"/>
            <w:rPrChange w:id="623" w:author="Tim Challman" w:date="2019-03-09T09:55:00Z">
              <w:rPr/>
            </w:rPrChange>
          </w:rPr>
          <w:t xml:space="preserve">so </w:t>
        </w:r>
      </w:ins>
      <w:r w:rsidRPr="00A26112">
        <w:rPr>
          <w:lang w:val="en-GB"/>
          <w:rPrChange w:id="624" w:author="Tim Challman" w:date="2019-03-09T09:55:00Z">
            <w:rPr/>
          </w:rPrChange>
        </w:rPr>
        <w:t xml:space="preserve">as to maximize a covariance between response and predictors (Jong </w:t>
      </w:r>
      <w:r w:rsidR="00A52EAC" w:rsidRPr="00A26112">
        <w:rPr>
          <w:lang w:val="en-GB"/>
          <w:rPrChange w:id="625" w:author="Tim Challman" w:date="2019-03-09T09:55:00Z">
            <w:rPr/>
          </w:rPrChange>
        </w:rPr>
        <w:fldChar w:fldCharType="begin"/>
      </w:r>
      <w:r w:rsidR="00A52EAC" w:rsidRPr="00A26112">
        <w:rPr>
          <w:lang w:val="en-GB"/>
          <w:rPrChange w:id="626" w:author="Tim Challman" w:date="2019-03-09T09:55:00Z">
            <w:rPr/>
          </w:rPrChange>
        </w:rPr>
        <w:instrText xml:space="preserve"> HYPERLINK \l "ref-DeJong1993" \h </w:instrText>
      </w:r>
      <w:r w:rsidR="00A52EAC" w:rsidRPr="00A26112">
        <w:rPr>
          <w:lang w:val="en-GB"/>
          <w:rPrChange w:id="627" w:author="Tim Challman" w:date="2019-03-09T09:55:00Z">
            <w:rPr>
              <w:rStyle w:val="Hyperlink"/>
            </w:rPr>
          </w:rPrChange>
        </w:rPr>
        <w:fldChar w:fldCharType="separate"/>
      </w:r>
      <w:r w:rsidRPr="00A26112">
        <w:rPr>
          <w:rStyle w:val="Hyperlink"/>
          <w:lang w:val="en-GB"/>
          <w:rPrChange w:id="628" w:author="Tim Challman" w:date="2019-03-09T09:55:00Z">
            <w:rPr>
              <w:rStyle w:val="Hyperlink"/>
            </w:rPr>
          </w:rPrChange>
        </w:rPr>
        <w:t>1993</w:t>
      </w:r>
      <w:r w:rsidR="00A52EAC" w:rsidRPr="00A26112">
        <w:rPr>
          <w:rStyle w:val="Hyperlink"/>
          <w:lang w:val="en-GB"/>
          <w:rPrChange w:id="629" w:author="Tim Challman" w:date="2019-03-09T09:55:00Z">
            <w:rPr>
              <w:rStyle w:val="Hyperlink"/>
            </w:rPr>
          </w:rPrChange>
        </w:rPr>
        <w:fldChar w:fldCharType="end"/>
      </w:r>
      <w:r w:rsidRPr="00A26112">
        <w:rPr>
          <w:lang w:val="en-GB"/>
          <w:rPrChange w:id="630" w:author="Tim Challman" w:date="2019-03-09T09:55:00Z">
            <w:rPr/>
          </w:rPrChange>
        </w:rPr>
        <w:t xml:space="preserve">). R-package </w:t>
      </w:r>
      <w:r w:rsidRPr="00A26112">
        <w:rPr>
          <w:rStyle w:val="VerbatimChar"/>
          <w:lang w:val="en-GB"/>
          <w:rPrChange w:id="631" w:author="Tim Challman" w:date="2019-03-09T09:55:00Z">
            <w:rPr>
              <w:rStyle w:val="VerbatimChar"/>
            </w:rPr>
          </w:rPrChange>
        </w:rPr>
        <w:t>pls</w:t>
      </w:r>
      <w:r w:rsidRPr="00A26112">
        <w:rPr>
          <w:lang w:val="en-GB"/>
          <w:rPrChange w:id="632" w:author="Tim Challman" w:date="2019-03-09T09:55:00Z">
            <w:rPr/>
          </w:rPrChange>
        </w:rPr>
        <w:t xml:space="preserve"> (Mevik, Wehrens</w:t>
      </w:r>
      <w:del w:id="633" w:author="Tim Challman" w:date="2019-03-09T08:17:00Z">
        <w:r w:rsidRPr="00A26112" w:rsidDel="00E16BB4">
          <w:rPr>
            <w:lang w:val="en-GB"/>
            <w:rPrChange w:id="634" w:author="Tim Challman" w:date="2019-03-09T09:55:00Z">
              <w:rPr/>
            </w:rPrChange>
          </w:rPr>
          <w:delText>,</w:delText>
        </w:r>
      </w:del>
      <w:r w:rsidRPr="00A26112">
        <w:rPr>
          <w:lang w:val="en-GB"/>
          <w:rPrChange w:id="635" w:author="Tim Challman" w:date="2019-03-09T09:55:00Z">
            <w:rPr/>
          </w:rPrChange>
        </w:rPr>
        <w:t xml:space="preserve"> and Liland </w:t>
      </w:r>
      <w:r w:rsidR="00A52EAC" w:rsidRPr="00A26112">
        <w:rPr>
          <w:lang w:val="en-GB"/>
          <w:rPrChange w:id="636" w:author="Tim Challman" w:date="2019-03-09T09:55:00Z">
            <w:rPr/>
          </w:rPrChange>
        </w:rPr>
        <w:fldChar w:fldCharType="begin"/>
      </w:r>
      <w:r w:rsidR="00A52EAC" w:rsidRPr="00A26112">
        <w:rPr>
          <w:lang w:val="en-GB"/>
          <w:rPrChange w:id="637" w:author="Tim Challman" w:date="2019-03-09T09:55:00Z">
            <w:rPr/>
          </w:rPrChange>
        </w:rPr>
        <w:instrText xml:space="preserve"> HYPERLINK \l "ref-pls2018" \h </w:instrText>
      </w:r>
      <w:r w:rsidR="00A52EAC" w:rsidRPr="00A26112">
        <w:rPr>
          <w:lang w:val="en-GB"/>
          <w:rPrChange w:id="638" w:author="Tim Challman" w:date="2019-03-09T09:55:00Z">
            <w:rPr>
              <w:rStyle w:val="Hyperlink"/>
            </w:rPr>
          </w:rPrChange>
        </w:rPr>
        <w:fldChar w:fldCharType="separate"/>
      </w:r>
      <w:r w:rsidRPr="00A26112">
        <w:rPr>
          <w:rStyle w:val="Hyperlink"/>
          <w:lang w:val="en-GB"/>
          <w:rPrChange w:id="639" w:author="Tim Challman" w:date="2019-03-09T09:55:00Z">
            <w:rPr>
              <w:rStyle w:val="Hyperlink"/>
            </w:rPr>
          </w:rPrChange>
        </w:rPr>
        <w:t>2018</w:t>
      </w:r>
      <w:r w:rsidR="00A52EAC" w:rsidRPr="00A26112">
        <w:rPr>
          <w:rStyle w:val="Hyperlink"/>
          <w:lang w:val="en-GB"/>
          <w:rPrChange w:id="640" w:author="Tim Challman" w:date="2019-03-09T09:55:00Z">
            <w:rPr>
              <w:rStyle w:val="Hyperlink"/>
            </w:rPr>
          </w:rPrChange>
        </w:rPr>
        <w:fldChar w:fldCharType="end"/>
      </w:r>
      <w:r w:rsidRPr="00A26112">
        <w:rPr>
          <w:lang w:val="en-GB"/>
          <w:rPrChange w:id="641" w:author="Tim Challman" w:date="2019-03-09T09:55:00Z">
            <w:rPr/>
          </w:rPrChange>
        </w:rPr>
        <w:t>) is used for both PCR and PLS methods.</w:t>
      </w:r>
    </w:p>
    <w:p w14:paraId="6ED930BF" w14:textId="77777777" w:rsidR="0096095D" w:rsidRPr="00A26112" w:rsidRDefault="00CF708D">
      <w:pPr>
        <w:pStyle w:val="DefinitionTerm"/>
        <w:rPr>
          <w:lang w:val="en-GB"/>
          <w:rPrChange w:id="642" w:author="Tim Challman" w:date="2019-03-09T09:55:00Z">
            <w:rPr/>
          </w:rPrChange>
        </w:rPr>
      </w:pPr>
      <w:r w:rsidRPr="00A26112">
        <w:rPr>
          <w:i/>
          <w:lang w:val="en-GB"/>
          <w:rPrChange w:id="643" w:author="Tim Challman" w:date="2019-03-09T09:55:00Z">
            <w:rPr>
              <w:i/>
            </w:rPr>
          </w:rPrChange>
        </w:rPr>
        <w:t>Envelopes:</w:t>
      </w:r>
    </w:p>
    <w:p w14:paraId="1D300EEB" w14:textId="77777777" w:rsidR="0096095D" w:rsidRPr="00A26112" w:rsidRDefault="00CF708D">
      <w:pPr>
        <w:pStyle w:val="Definition"/>
        <w:rPr>
          <w:lang w:val="en-GB"/>
          <w:rPrChange w:id="644" w:author="Tim Challman" w:date="2019-03-09T09:55:00Z">
            <w:rPr/>
          </w:rPrChange>
        </w:rPr>
      </w:pPr>
      <w:r w:rsidRPr="00A26112">
        <w:rPr>
          <w:lang w:val="en-GB"/>
          <w:rPrChange w:id="645" w:author="Tim Challman" w:date="2019-03-09T09:55:00Z">
            <w:rPr/>
          </w:rPrChange>
        </w:rPr>
        <w:t>The envelope, introduced by R. Dennis Cook, Li</w:t>
      </w:r>
      <w:del w:id="646" w:author="Tim Challman" w:date="2019-03-09T08:17:00Z">
        <w:r w:rsidRPr="00A26112" w:rsidDel="00E16BB4">
          <w:rPr>
            <w:lang w:val="en-GB"/>
            <w:rPrChange w:id="647" w:author="Tim Challman" w:date="2019-03-09T09:55:00Z">
              <w:rPr/>
            </w:rPrChange>
          </w:rPr>
          <w:delText>,</w:delText>
        </w:r>
      </w:del>
      <w:r w:rsidRPr="00A26112">
        <w:rPr>
          <w:lang w:val="en-GB"/>
          <w:rPrChange w:id="648" w:author="Tim Challman" w:date="2019-03-09T09:55:00Z">
            <w:rPr/>
          </w:rPrChange>
        </w:rPr>
        <w:t xml:space="preserve"> and Chiaromonte (</w:t>
      </w:r>
      <w:r w:rsidR="00A52EAC" w:rsidRPr="00A26112">
        <w:rPr>
          <w:lang w:val="en-GB"/>
          <w:rPrChange w:id="649" w:author="Tim Challman" w:date="2019-03-09T09:55:00Z">
            <w:rPr/>
          </w:rPrChange>
        </w:rPr>
        <w:fldChar w:fldCharType="begin"/>
      </w:r>
      <w:r w:rsidR="00A52EAC" w:rsidRPr="00A26112">
        <w:rPr>
          <w:lang w:val="en-GB"/>
          <w:rPrChange w:id="650" w:author="Tim Challman" w:date="2019-03-09T09:55:00Z">
            <w:rPr/>
          </w:rPrChange>
        </w:rPr>
        <w:instrText xml:space="preserve"> HYPERLINK \l "ref-Cook2007a" \h </w:instrText>
      </w:r>
      <w:r w:rsidR="00A52EAC" w:rsidRPr="00A26112">
        <w:rPr>
          <w:lang w:val="en-GB"/>
          <w:rPrChange w:id="651" w:author="Tim Challman" w:date="2019-03-09T09:55:00Z">
            <w:rPr>
              <w:rStyle w:val="Hyperlink"/>
            </w:rPr>
          </w:rPrChange>
        </w:rPr>
        <w:fldChar w:fldCharType="separate"/>
      </w:r>
      <w:r w:rsidRPr="00A26112">
        <w:rPr>
          <w:rStyle w:val="Hyperlink"/>
          <w:lang w:val="en-GB"/>
          <w:rPrChange w:id="652" w:author="Tim Challman" w:date="2019-03-09T09:55:00Z">
            <w:rPr>
              <w:rStyle w:val="Hyperlink"/>
            </w:rPr>
          </w:rPrChange>
        </w:rPr>
        <w:t>2007</w:t>
      </w:r>
      <w:r w:rsidR="00A52EAC" w:rsidRPr="00A26112">
        <w:rPr>
          <w:rStyle w:val="Hyperlink"/>
          <w:lang w:val="en-GB"/>
          <w:rPrChange w:id="653" w:author="Tim Challman" w:date="2019-03-09T09:55:00Z">
            <w:rPr>
              <w:rStyle w:val="Hyperlink"/>
            </w:rPr>
          </w:rPrChange>
        </w:rPr>
        <w:fldChar w:fldCharType="end"/>
      </w:r>
      <w:r w:rsidRPr="00A26112">
        <w:rPr>
          <w:lang w:val="en-GB"/>
          <w:rPrChange w:id="654" w:author="Tim Challman" w:date="2019-03-09T09:55:00Z">
            <w:rPr/>
          </w:rPrChange>
        </w:rPr>
        <w:t>), was first used to define response envelope (R Dennis Cook, Li</w:t>
      </w:r>
      <w:del w:id="655" w:author="Tim Challman" w:date="2019-03-09T08:17:00Z">
        <w:r w:rsidRPr="00A26112" w:rsidDel="00E16BB4">
          <w:rPr>
            <w:lang w:val="en-GB"/>
            <w:rPrChange w:id="656" w:author="Tim Challman" w:date="2019-03-09T09:55:00Z">
              <w:rPr/>
            </w:rPrChange>
          </w:rPr>
          <w:delText>,</w:delText>
        </w:r>
      </w:del>
      <w:r w:rsidRPr="00A26112">
        <w:rPr>
          <w:lang w:val="en-GB"/>
          <w:rPrChange w:id="657" w:author="Tim Challman" w:date="2019-03-09T09:55:00Z">
            <w:rPr/>
          </w:rPrChange>
        </w:rPr>
        <w:t xml:space="preserve"> and Chiaromonte </w:t>
      </w:r>
      <w:r w:rsidR="00A52EAC" w:rsidRPr="00A26112">
        <w:rPr>
          <w:lang w:val="en-GB"/>
          <w:rPrChange w:id="658" w:author="Tim Challman" w:date="2019-03-09T09:55:00Z">
            <w:rPr/>
          </w:rPrChange>
        </w:rPr>
        <w:fldChar w:fldCharType="begin"/>
      </w:r>
      <w:r w:rsidR="00A52EAC" w:rsidRPr="00A26112">
        <w:rPr>
          <w:lang w:val="en-GB"/>
          <w:rPrChange w:id="659" w:author="Tim Challman" w:date="2019-03-09T09:55:00Z">
            <w:rPr/>
          </w:rPrChange>
        </w:rPr>
        <w:instrText xml:space="preserve"> HYPERLINK \l "ref-cook2010envelope" \h </w:instrText>
      </w:r>
      <w:r w:rsidR="00A52EAC" w:rsidRPr="00A26112">
        <w:rPr>
          <w:lang w:val="en-GB"/>
          <w:rPrChange w:id="660" w:author="Tim Challman" w:date="2019-03-09T09:55:00Z">
            <w:rPr>
              <w:rStyle w:val="Hyperlink"/>
            </w:rPr>
          </w:rPrChange>
        </w:rPr>
        <w:fldChar w:fldCharType="separate"/>
      </w:r>
      <w:r w:rsidRPr="00A26112">
        <w:rPr>
          <w:rStyle w:val="Hyperlink"/>
          <w:lang w:val="en-GB"/>
          <w:rPrChange w:id="661" w:author="Tim Challman" w:date="2019-03-09T09:55:00Z">
            <w:rPr>
              <w:rStyle w:val="Hyperlink"/>
            </w:rPr>
          </w:rPrChange>
        </w:rPr>
        <w:t>2010</w:t>
      </w:r>
      <w:r w:rsidR="00A52EAC" w:rsidRPr="00A26112">
        <w:rPr>
          <w:rStyle w:val="Hyperlink"/>
          <w:lang w:val="en-GB"/>
          <w:rPrChange w:id="662" w:author="Tim Challman" w:date="2019-03-09T09:55:00Z">
            <w:rPr>
              <w:rStyle w:val="Hyperlink"/>
            </w:rPr>
          </w:rPrChange>
        </w:rPr>
        <w:fldChar w:fldCharType="end"/>
      </w:r>
      <w:r w:rsidRPr="00A26112">
        <w:rPr>
          <w:lang w:val="en-GB"/>
          <w:rPrChange w:id="663" w:author="Tim Challman" w:date="2019-03-09T09:55:00Z">
            <w:rPr/>
          </w:rPrChange>
        </w:rPr>
        <w:t xml:space="preserve">) as </w:t>
      </w:r>
      <w:del w:id="664" w:author="Tim Challman" w:date="2019-03-09T08:39:00Z">
        <w:r w:rsidRPr="00A26112" w:rsidDel="00AB3E20">
          <w:rPr>
            <w:lang w:val="en-GB"/>
            <w:rPrChange w:id="665" w:author="Tim Challman" w:date="2019-03-09T09:55:00Z">
              <w:rPr/>
            </w:rPrChange>
          </w:rPr>
          <w:delText xml:space="preserve">a </w:delText>
        </w:r>
      </w:del>
      <w:ins w:id="666" w:author="Tim Challman" w:date="2019-03-09T08:39:00Z">
        <w:r w:rsidR="00AB3E20" w:rsidRPr="00A26112">
          <w:rPr>
            <w:lang w:val="en-GB"/>
            <w:rPrChange w:id="667" w:author="Tim Challman" w:date="2019-03-09T09:55:00Z">
              <w:rPr/>
            </w:rPrChange>
          </w:rPr>
          <w:t xml:space="preserve">the </w:t>
        </w:r>
      </w:ins>
      <w:r w:rsidRPr="00A26112">
        <w:rPr>
          <w:lang w:val="en-GB"/>
          <w:rPrChange w:id="668" w:author="Tim Challman" w:date="2019-03-09T09:55:00Z">
            <w:rPr/>
          </w:rPrChange>
        </w:rPr>
        <w:t xml:space="preserve">smallest subspace in the response space </w:t>
      </w:r>
      <w:del w:id="669" w:author="Tim Challman" w:date="2019-03-09T08:39:00Z">
        <w:r w:rsidRPr="00A26112" w:rsidDel="00AB3E20">
          <w:rPr>
            <w:lang w:val="en-GB"/>
            <w:rPrChange w:id="670" w:author="Tim Challman" w:date="2019-03-09T09:55:00Z">
              <w:rPr/>
            </w:rPrChange>
          </w:rPr>
          <w:delText xml:space="preserve">such </w:delText>
        </w:r>
      </w:del>
      <w:ins w:id="671" w:author="Tim Challman" w:date="2019-03-09T08:39:00Z">
        <w:r w:rsidR="00AB3E20" w:rsidRPr="00A26112">
          <w:rPr>
            <w:lang w:val="en-GB"/>
            <w:rPrChange w:id="672" w:author="Tim Challman" w:date="2019-03-09T09:55:00Z">
              <w:rPr/>
            </w:rPrChange>
          </w:rPr>
          <w:t xml:space="preserve">so </w:t>
        </w:r>
      </w:ins>
      <w:r w:rsidRPr="00A26112">
        <w:rPr>
          <w:lang w:val="en-GB"/>
          <w:rPrChange w:id="673" w:author="Tim Challman" w:date="2019-03-09T09:55:00Z">
            <w:rPr/>
          </w:rPrChange>
        </w:rPr>
        <w:t xml:space="preserve">that the span of regression coefficients lies in that space. Since a multivariate linear regression model contains relevant (material) and irrelevant (immaterial) variation in both response and predictor, the relevant part provides information, while </w:t>
      </w:r>
      <w:ins w:id="674" w:author="Tim Challman" w:date="2019-03-09T08:39:00Z">
        <w:r w:rsidR="00AB3E20" w:rsidRPr="00A26112">
          <w:rPr>
            <w:lang w:val="en-GB"/>
            <w:rPrChange w:id="675" w:author="Tim Challman" w:date="2019-03-09T09:55:00Z">
              <w:rPr/>
            </w:rPrChange>
          </w:rPr>
          <w:t xml:space="preserve">the </w:t>
        </w:r>
      </w:ins>
      <w:r w:rsidRPr="00A26112">
        <w:rPr>
          <w:lang w:val="en-GB"/>
          <w:rPrChange w:id="676" w:author="Tim Challman" w:date="2019-03-09T09:55:00Z">
            <w:rPr/>
          </w:rPrChange>
        </w:rPr>
        <w:t xml:space="preserve">irrelevant part increases the estimative variation. The concept of </w:t>
      </w:r>
      <w:ins w:id="677" w:author="Tim Challman" w:date="2019-03-09T08:49:00Z">
        <w:r w:rsidR="0060689C" w:rsidRPr="00A26112">
          <w:rPr>
            <w:lang w:val="en-GB"/>
            <w:rPrChange w:id="678" w:author="Tim Challman" w:date="2019-03-09T09:55:00Z">
              <w:rPr/>
            </w:rPrChange>
          </w:rPr>
          <w:t xml:space="preserve">the </w:t>
        </w:r>
      </w:ins>
      <w:r w:rsidRPr="00A26112">
        <w:rPr>
          <w:lang w:val="en-GB"/>
          <w:rPrChange w:id="679" w:author="Tim Challman" w:date="2019-03-09T09:55:00Z">
            <w:rPr/>
          </w:rPrChange>
        </w:rPr>
        <w:t>envelope uses the relevant part for estimation while excluding the irrelevant part</w:t>
      </w:r>
      <w:ins w:id="680" w:author="Tim Challman" w:date="2019-03-09T08:40:00Z">
        <w:r w:rsidR="00AB3E20" w:rsidRPr="00A26112">
          <w:rPr>
            <w:lang w:val="en-GB"/>
            <w:rPrChange w:id="681" w:author="Tim Challman" w:date="2019-03-09T09:55:00Z">
              <w:rPr/>
            </w:rPrChange>
          </w:rPr>
          <w:t>,</w:t>
        </w:r>
      </w:ins>
      <w:r w:rsidRPr="00A26112">
        <w:rPr>
          <w:lang w:val="en-GB"/>
          <w:rPrChange w:id="682" w:author="Tim Challman" w:date="2019-03-09T09:55:00Z">
            <w:rPr/>
          </w:rPrChange>
        </w:rPr>
        <w:t xml:space="preserve"> consequently increasing the efficiency of the model (R. Dennis Cook and Zhang </w:t>
      </w:r>
      <w:r w:rsidR="00A52EAC" w:rsidRPr="00A26112">
        <w:rPr>
          <w:lang w:val="en-GB"/>
          <w:rPrChange w:id="683" w:author="Tim Challman" w:date="2019-03-09T09:55:00Z">
            <w:rPr/>
          </w:rPrChange>
        </w:rPr>
        <w:fldChar w:fldCharType="begin"/>
      </w:r>
      <w:r w:rsidR="00A52EAC" w:rsidRPr="00A26112">
        <w:rPr>
          <w:lang w:val="en-GB"/>
          <w:rPrChange w:id="684" w:author="Tim Challman" w:date="2019-03-09T09:55:00Z">
            <w:rPr/>
          </w:rPrChange>
        </w:rPr>
        <w:instrText xml:space="preserve"> HYPERLINK \l "ref-cook2016algorithms" \h </w:instrText>
      </w:r>
      <w:r w:rsidR="00A52EAC" w:rsidRPr="00A26112">
        <w:rPr>
          <w:lang w:val="en-GB"/>
          <w:rPrChange w:id="685" w:author="Tim Challman" w:date="2019-03-09T09:55:00Z">
            <w:rPr>
              <w:rStyle w:val="Hyperlink"/>
            </w:rPr>
          </w:rPrChange>
        </w:rPr>
        <w:fldChar w:fldCharType="separate"/>
      </w:r>
      <w:r w:rsidRPr="00A26112">
        <w:rPr>
          <w:rStyle w:val="Hyperlink"/>
          <w:lang w:val="en-GB"/>
          <w:rPrChange w:id="686" w:author="Tim Challman" w:date="2019-03-09T09:55:00Z">
            <w:rPr>
              <w:rStyle w:val="Hyperlink"/>
            </w:rPr>
          </w:rPrChange>
        </w:rPr>
        <w:t>2016</w:t>
      </w:r>
      <w:r w:rsidR="00A52EAC" w:rsidRPr="00A26112">
        <w:rPr>
          <w:rStyle w:val="Hyperlink"/>
          <w:lang w:val="en-GB"/>
          <w:rPrChange w:id="687" w:author="Tim Challman" w:date="2019-03-09T09:55:00Z">
            <w:rPr>
              <w:rStyle w:val="Hyperlink"/>
            </w:rPr>
          </w:rPrChange>
        </w:rPr>
        <w:fldChar w:fldCharType="end"/>
      </w:r>
      <w:r w:rsidRPr="00A26112">
        <w:rPr>
          <w:lang w:val="en-GB"/>
          <w:rPrChange w:id="688" w:author="Tim Challman" w:date="2019-03-09T09:55:00Z">
            <w:rPr/>
          </w:rPrChange>
        </w:rPr>
        <w:t>).</w:t>
      </w:r>
    </w:p>
    <w:p w14:paraId="57B906D7" w14:textId="77777777" w:rsidR="0096095D" w:rsidRPr="00A26112" w:rsidRDefault="00CF708D">
      <w:pPr>
        <w:pStyle w:val="Definition"/>
        <w:rPr>
          <w:lang w:val="en-GB"/>
          <w:rPrChange w:id="689" w:author="Tim Challman" w:date="2019-03-09T09:55:00Z">
            <w:rPr/>
          </w:rPrChange>
        </w:rPr>
      </w:pPr>
      <w:r w:rsidRPr="00A26112">
        <w:rPr>
          <w:lang w:val="en-GB"/>
          <w:rPrChange w:id="690" w:author="Tim Challman" w:date="2019-03-09T09:55:00Z">
            <w:rPr/>
          </w:rPrChange>
        </w:rPr>
        <w:t>The concept was later extended to the predictor space, where the predictor envelope was defined (R. D. Cook, Helland</w:t>
      </w:r>
      <w:del w:id="691" w:author="Tim Challman" w:date="2019-03-09T08:18:00Z">
        <w:r w:rsidRPr="00A26112" w:rsidDel="00E16BB4">
          <w:rPr>
            <w:lang w:val="en-GB"/>
            <w:rPrChange w:id="692" w:author="Tim Challman" w:date="2019-03-09T09:55:00Z">
              <w:rPr/>
            </w:rPrChange>
          </w:rPr>
          <w:delText>,</w:delText>
        </w:r>
      </w:del>
      <w:r w:rsidRPr="00A26112">
        <w:rPr>
          <w:lang w:val="en-GB"/>
          <w:rPrChange w:id="693" w:author="Tim Challman" w:date="2019-03-09T09:55:00Z">
            <w:rPr/>
          </w:rPrChange>
        </w:rPr>
        <w:t xml:space="preserve"> and Su </w:t>
      </w:r>
      <w:r w:rsidR="00A52EAC" w:rsidRPr="00A26112">
        <w:rPr>
          <w:lang w:val="en-GB"/>
          <w:rPrChange w:id="694" w:author="Tim Challman" w:date="2019-03-09T09:55:00Z">
            <w:rPr/>
          </w:rPrChange>
        </w:rPr>
        <w:fldChar w:fldCharType="begin"/>
      </w:r>
      <w:r w:rsidR="00A52EAC" w:rsidRPr="00A26112">
        <w:rPr>
          <w:lang w:val="en-GB"/>
          <w:rPrChange w:id="695" w:author="Tim Challman" w:date="2019-03-09T09:55:00Z">
            <w:rPr/>
          </w:rPrChange>
        </w:rPr>
        <w:instrText xml:space="preserve"> HYPERLINK \l "ref-cook2013envelopes" \h </w:instrText>
      </w:r>
      <w:r w:rsidR="00A52EAC" w:rsidRPr="00A26112">
        <w:rPr>
          <w:lang w:val="en-GB"/>
          <w:rPrChange w:id="696" w:author="Tim Challman" w:date="2019-03-09T09:55:00Z">
            <w:rPr>
              <w:rStyle w:val="Hyperlink"/>
            </w:rPr>
          </w:rPrChange>
        </w:rPr>
        <w:fldChar w:fldCharType="separate"/>
      </w:r>
      <w:r w:rsidRPr="00A26112">
        <w:rPr>
          <w:rStyle w:val="Hyperlink"/>
          <w:lang w:val="en-GB"/>
          <w:rPrChange w:id="697" w:author="Tim Challman" w:date="2019-03-09T09:55:00Z">
            <w:rPr>
              <w:rStyle w:val="Hyperlink"/>
            </w:rPr>
          </w:rPrChange>
        </w:rPr>
        <w:t>2013</w:t>
      </w:r>
      <w:r w:rsidR="00A52EAC" w:rsidRPr="00A26112">
        <w:rPr>
          <w:rStyle w:val="Hyperlink"/>
          <w:lang w:val="en-GB"/>
          <w:rPrChange w:id="698" w:author="Tim Challman" w:date="2019-03-09T09:55:00Z">
            <w:rPr>
              <w:rStyle w:val="Hyperlink"/>
            </w:rPr>
          </w:rPrChange>
        </w:rPr>
        <w:fldChar w:fldCharType="end"/>
      </w:r>
      <w:r w:rsidRPr="00A26112">
        <w:rPr>
          <w:lang w:val="en-GB"/>
          <w:rPrChange w:id="699" w:author="Tim Challman" w:date="2019-03-09T09:55:00Z">
            <w:rPr/>
          </w:rPrChange>
        </w:rPr>
        <w:t>). Further R. Dennis Cook and Zhang (</w:t>
      </w:r>
      <w:r w:rsidR="00A52EAC" w:rsidRPr="00A26112">
        <w:rPr>
          <w:lang w:val="en-GB"/>
          <w:rPrChange w:id="700" w:author="Tim Challman" w:date="2019-03-09T09:55:00Z">
            <w:rPr/>
          </w:rPrChange>
        </w:rPr>
        <w:fldChar w:fldCharType="begin"/>
      </w:r>
      <w:r w:rsidR="00A52EAC" w:rsidRPr="00A26112">
        <w:rPr>
          <w:lang w:val="en-GB"/>
          <w:rPrChange w:id="701" w:author="Tim Challman" w:date="2019-03-09T09:55:00Z">
            <w:rPr/>
          </w:rPrChange>
        </w:rPr>
        <w:instrText xml:space="preserve"> HYPERLINK \l "ref-cook2015simultaneous" \h </w:instrText>
      </w:r>
      <w:r w:rsidR="00A52EAC" w:rsidRPr="00A26112">
        <w:rPr>
          <w:lang w:val="en-GB"/>
          <w:rPrChange w:id="702" w:author="Tim Challman" w:date="2019-03-09T09:55:00Z">
            <w:rPr>
              <w:rStyle w:val="Hyperlink"/>
            </w:rPr>
          </w:rPrChange>
        </w:rPr>
        <w:fldChar w:fldCharType="separate"/>
      </w:r>
      <w:r w:rsidRPr="00A26112">
        <w:rPr>
          <w:rStyle w:val="Hyperlink"/>
          <w:lang w:val="en-GB"/>
          <w:rPrChange w:id="703" w:author="Tim Challman" w:date="2019-03-09T09:55:00Z">
            <w:rPr>
              <w:rStyle w:val="Hyperlink"/>
            </w:rPr>
          </w:rPrChange>
        </w:rPr>
        <w:t>2015</w:t>
      </w:r>
      <w:r w:rsidR="00A52EAC" w:rsidRPr="00A26112">
        <w:rPr>
          <w:rStyle w:val="Hyperlink"/>
          <w:lang w:val="en-GB"/>
          <w:rPrChange w:id="704" w:author="Tim Challman" w:date="2019-03-09T09:55:00Z">
            <w:rPr>
              <w:rStyle w:val="Hyperlink"/>
            </w:rPr>
          </w:rPrChange>
        </w:rPr>
        <w:fldChar w:fldCharType="end"/>
      </w:r>
      <w:r w:rsidRPr="00A26112">
        <w:rPr>
          <w:lang w:val="en-GB"/>
          <w:rPrChange w:id="705" w:author="Tim Challman" w:date="2019-03-09T09:55:00Z">
            <w:rPr/>
          </w:rPrChange>
        </w:rPr>
        <w:t xml:space="preserve">) used envelopes for joint reduction of the responses and predictors and </w:t>
      </w:r>
      <w:commentRangeStart w:id="706"/>
      <w:r w:rsidRPr="00A26112">
        <w:rPr>
          <w:lang w:val="en-GB"/>
          <w:rPrChange w:id="707" w:author="Tim Challman" w:date="2019-03-09T09:55:00Z">
            <w:rPr/>
          </w:rPrChange>
        </w:rPr>
        <w:t>argued to produce efficiency gains greater than using individual envelops either of the response and predictors.</w:t>
      </w:r>
      <w:commentRangeEnd w:id="706"/>
      <w:r w:rsidR="00AB3E20" w:rsidRPr="00A26112">
        <w:rPr>
          <w:rStyle w:val="CommentReference"/>
          <w:lang w:val="en-GB"/>
          <w:rPrChange w:id="708" w:author="Tim Challman" w:date="2019-03-09T09:55:00Z">
            <w:rPr>
              <w:rStyle w:val="CommentReference"/>
            </w:rPr>
          </w:rPrChange>
        </w:rPr>
        <w:commentReference w:id="706"/>
      </w:r>
      <w:r w:rsidRPr="00A26112">
        <w:rPr>
          <w:lang w:val="en-GB"/>
          <w:rPrChange w:id="709" w:author="Tim Challman" w:date="2019-03-09T09:55:00Z">
            <w:rPr/>
          </w:rPrChange>
        </w:rPr>
        <w:t xml:space="preserve"> All the variants of envelope estimations are based on maximum likelihood estimation. Here we have used predictor envelope (Xenv) and simultaneous envelope (Senv) for the comparison. R-package </w:t>
      </w:r>
      <w:r w:rsidRPr="00A26112">
        <w:rPr>
          <w:rStyle w:val="VerbatimChar"/>
          <w:lang w:val="en-GB"/>
          <w:rPrChange w:id="710" w:author="Tim Challman" w:date="2019-03-09T09:55:00Z">
            <w:rPr>
              <w:rStyle w:val="VerbatimChar"/>
            </w:rPr>
          </w:rPrChange>
        </w:rPr>
        <w:t>Renvlp</w:t>
      </w:r>
      <w:r w:rsidRPr="00A26112">
        <w:rPr>
          <w:lang w:val="en-GB"/>
          <w:rPrChange w:id="711" w:author="Tim Challman" w:date="2019-03-09T09:55:00Z">
            <w:rPr/>
          </w:rPrChange>
        </w:rPr>
        <w:t xml:space="preserve"> (Lee and Su </w:t>
      </w:r>
      <w:r w:rsidR="00A52EAC" w:rsidRPr="00A26112">
        <w:rPr>
          <w:lang w:val="en-GB"/>
          <w:rPrChange w:id="712" w:author="Tim Challman" w:date="2019-03-09T09:55:00Z">
            <w:rPr/>
          </w:rPrChange>
        </w:rPr>
        <w:fldChar w:fldCharType="begin"/>
      </w:r>
      <w:r w:rsidR="00A52EAC" w:rsidRPr="00A26112">
        <w:rPr>
          <w:lang w:val="en-GB"/>
          <w:rPrChange w:id="713" w:author="Tim Challman" w:date="2019-03-09T09:55:00Z">
            <w:rPr/>
          </w:rPrChange>
        </w:rPr>
        <w:instrText xml:space="preserve"> HYPERLINK \l "ref-env2018" \h </w:instrText>
      </w:r>
      <w:r w:rsidR="00A52EAC" w:rsidRPr="00A26112">
        <w:rPr>
          <w:lang w:val="en-GB"/>
          <w:rPrChange w:id="714" w:author="Tim Challman" w:date="2019-03-09T09:55:00Z">
            <w:rPr>
              <w:rStyle w:val="Hyperlink"/>
            </w:rPr>
          </w:rPrChange>
        </w:rPr>
        <w:fldChar w:fldCharType="separate"/>
      </w:r>
      <w:r w:rsidRPr="00A26112">
        <w:rPr>
          <w:rStyle w:val="Hyperlink"/>
          <w:lang w:val="en-GB"/>
          <w:rPrChange w:id="715" w:author="Tim Challman" w:date="2019-03-09T09:55:00Z">
            <w:rPr>
              <w:rStyle w:val="Hyperlink"/>
            </w:rPr>
          </w:rPrChange>
        </w:rPr>
        <w:t>2018</w:t>
      </w:r>
      <w:r w:rsidR="00A52EAC" w:rsidRPr="00A26112">
        <w:rPr>
          <w:rStyle w:val="Hyperlink"/>
          <w:lang w:val="en-GB"/>
          <w:rPrChange w:id="716" w:author="Tim Challman" w:date="2019-03-09T09:55:00Z">
            <w:rPr>
              <w:rStyle w:val="Hyperlink"/>
            </w:rPr>
          </w:rPrChange>
        </w:rPr>
        <w:fldChar w:fldCharType="end"/>
      </w:r>
      <w:r w:rsidRPr="00A26112">
        <w:rPr>
          <w:lang w:val="en-GB"/>
          <w:rPrChange w:id="717" w:author="Tim Challman" w:date="2019-03-09T09:55:00Z">
            <w:rPr/>
          </w:rPrChange>
        </w:rPr>
        <w:t>) is used for both Xenv and Senv methods.</w:t>
      </w:r>
    </w:p>
    <w:p w14:paraId="70484C28" w14:textId="77777777" w:rsidR="0096095D" w:rsidRPr="00A26112" w:rsidRDefault="00CF708D">
      <w:pPr>
        <w:pStyle w:val="Heading2"/>
        <w:rPr>
          <w:lang w:val="en-GB"/>
          <w:rPrChange w:id="718" w:author="Tim Challman" w:date="2019-03-09T09:55:00Z">
            <w:rPr/>
          </w:rPrChange>
        </w:rPr>
      </w:pPr>
      <w:bookmarkStart w:id="719" w:name="modification-in-envelope-estimation"/>
      <w:bookmarkEnd w:id="719"/>
      <w:r w:rsidRPr="00A26112">
        <w:rPr>
          <w:lang w:val="en-GB"/>
          <w:rPrChange w:id="720" w:author="Tim Challman" w:date="2019-03-09T09:55:00Z">
            <w:rPr/>
          </w:rPrChange>
        </w:rPr>
        <w:t>Modification in envelope estimation</w:t>
      </w:r>
    </w:p>
    <w:p w14:paraId="209E8382" w14:textId="77777777" w:rsidR="0096095D" w:rsidRPr="00A26112" w:rsidRDefault="00CF708D">
      <w:pPr>
        <w:pStyle w:val="FirstParagraph"/>
        <w:rPr>
          <w:lang w:val="en-GB"/>
          <w:rPrChange w:id="721" w:author="Tim Challman" w:date="2019-03-09T09:55:00Z">
            <w:rPr/>
          </w:rPrChange>
        </w:rPr>
      </w:pPr>
      <w:r w:rsidRPr="00A26112">
        <w:rPr>
          <w:lang w:val="en-GB"/>
          <w:rPrChange w:id="722" w:author="Tim Challman" w:date="2019-03-09T09:55:00Z">
            <w:rPr/>
          </w:rPrChange>
        </w:rPr>
        <w:t xml:space="preserve">Since envelope estimators (Xenv and Senv) are based on maximum likelihood estimation (MLE), it fails to estimate in the case of wide matrices, i.e. </w:t>
      </w:r>
      <m:oMath>
        <m:r>
          <w:rPr>
            <w:rFonts w:ascii="Cambria Math" w:hAnsi="Cambria Math"/>
            <w:lang w:val="en-GB"/>
            <w:rPrChange w:id="723" w:author="Tim Challman" w:date="2019-03-09T09:55:00Z">
              <w:rPr>
                <w:rFonts w:ascii="Cambria Math" w:hAnsi="Cambria Math"/>
              </w:rPr>
            </w:rPrChange>
          </w:rPr>
          <m:t>p&gt;n</m:t>
        </m:r>
      </m:oMath>
      <w:r w:rsidRPr="00A26112">
        <w:rPr>
          <w:lang w:val="en-GB"/>
          <w:rPrChange w:id="724" w:author="Tim Challman" w:date="2019-03-09T09:55:00Z">
            <w:rPr/>
          </w:rPrChange>
        </w:rPr>
        <w:t xml:space="preserve">. </w:t>
      </w:r>
      <w:del w:id="725" w:author="Tim Challman" w:date="2019-03-09T08:50:00Z">
        <w:r w:rsidRPr="00A26112" w:rsidDel="0060689C">
          <w:rPr>
            <w:lang w:val="en-GB"/>
            <w:rPrChange w:id="726" w:author="Tim Challman" w:date="2019-03-09T09:55:00Z">
              <w:rPr/>
            </w:rPrChange>
          </w:rPr>
          <w:delText>In order to</w:delText>
        </w:r>
      </w:del>
      <w:ins w:id="727" w:author="Tim Challman" w:date="2019-03-09T08:50:00Z">
        <w:r w:rsidR="0060689C" w:rsidRPr="00A26112">
          <w:rPr>
            <w:lang w:val="en-GB"/>
            <w:rPrChange w:id="728" w:author="Tim Challman" w:date="2019-03-09T09:55:00Z">
              <w:rPr/>
            </w:rPrChange>
          </w:rPr>
          <w:t>To</w:t>
        </w:r>
      </w:ins>
      <w:r w:rsidRPr="00A26112">
        <w:rPr>
          <w:lang w:val="en-GB"/>
          <w:rPrChange w:id="729" w:author="Tim Challman" w:date="2019-03-09T09:55:00Z">
            <w:rPr/>
          </w:rPrChange>
        </w:rPr>
        <w:t xml:space="preserve"> incorporate these methods in our comparison, we have used the principal components </w:t>
      </w:r>
      <m:oMath>
        <m:r>
          <w:rPr>
            <w:rFonts w:ascii="Cambria Math" w:hAnsi="Cambria Math"/>
            <w:lang w:val="en-GB"/>
            <w:rPrChange w:id="730" w:author="Tim Challman" w:date="2019-03-09T09:55:00Z">
              <w:rPr>
                <w:rFonts w:ascii="Cambria Math" w:hAnsi="Cambria Math"/>
              </w:rPr>
            </w:rPrChange>
          </w:rPr>
          <m:t>(</m:t>
        </m:r>
        <m:r>
          <m:rPr>
            <m:sty m:val="b"/>
          </m:rPr>
          <w:rPr>
            <w:rFonts w:ascii="Cambria Math" w:hAnsi="Cambria Math"/>
            <w:lang w:val="en-GB"/>
            <w:rPrChange w:id="731" w:author="Tim Challman" w:date="2019-03-09T09:55:00Z">
              <w:rPr>
                <w:rFonts w:ascii="Cambria Math" w:hAnsi="Cambria Math"/>
              </w:rPr>
            </w:rPrChange>
          </w:rPr>
          <m:t>z</m:t>
        </m:r>
        <m:r>
          <w:rPr>
            <w:rFonts w:ascii="Cambria Math" w:hAnsi="Cambria Math"/>
            <w:lang w:val="en-GB"/>
            <w:rPrChange w:id="732" w:author="Tim Challman" w:date="2019-03-09T09:55:00Z">
              <w:rPr>
                <w:rFonts w:ascii="Cambria Math" w:hAnsi="Cambria Math"/>
              </w:rPr>
            </w:rPrChange>
          </w:rPr>
          <m:t>)</m:t>
        </m:r>
      </m:oMath>
      <w:r w:rsidRPr="00A26112">
        <w:rPr>
          <w:lang w:val="en-GB"/>
          <w:rPrChange w:id="733" w:author="Tim Challman" w:date="2019-03-09T09:55:00Z">
            <w:rPr/>
          </w:rPrChange>
        </w:rPr>
        <w:t xml:space="preserve"> of the predictor variables </w:t>
      </w:r>
      <m:oMath>
        <m:r>
          <w:rPr>
            <w:rFonts w:ascii="Cambria Math" w:hAnsi="Cambria Math"/>
            <w:lang w:val="en-GB"/>
            <w:rPrChange w:id="734" w:author="Tim Challman" w:date="2019-03-09T09:55:00Z">
              <w:rPr>
                <w:rFonts w:ascii="Cambria Math" w:hAnsi="Cambria Math"/>
              </w:rPr>
            </w:rPrChange>
          </w:rPr>
          <m:t>(</m:t>
        </m:r>
        <m:r>
          <m:rPr>
            <m:sty m:val="b"/>
          </m:rPr>
          <w:rPr>
            <w:rFonts w:ascii="Cambria Math" w:hAnsi="Cambria Math"/>
            <w:lang w:val="en-GB"/>
            <w:rPrChange w:id="735" w:author="Tim Challman" w:date="2019-03-09T09:55:00Z">
              <w:rPr>
                <w:rFonts w:ascii="Cambria Math" w:hAnsi="Cambria Math"/>
              </w:rPr>
            </w:rPrChange>
          </w:rPr>
          <m:t>x</m:t>
        </m:r>
        <m:r>
          <w:rPr>
            <w:rFonts w:ascii="Cambria Math" w:hAnsi="Cambria Math"/>
            <w:lang w:val="en-GB"/>
            <w:rPrChange w:id="736" w:author="Tim Challman" w:date="2019-03-09T09:55:00Z">
              <w:rPr>
                <w:rFonts w:ascii="Cambria Math" w:hAnsi="Cambria Math"/>
              </w:rPr>
            </w:rPrChange>
          </w:rPr>
          <m:t>)</m:t>
        </m:r>
      </m:oMath>
      <w:r w:rsidRPr="00A26112">
        <w:rPr>
          <w:lang w:val="en-GB"/>
          <w:rPrChange w:id="737" w:author="Tim Challman" w:date="2019-03-09T09:55:00Z">
            <w:rPr/>
          </w:rPrChange>
        </w:rPr>
        <w:t xml:space="preserve"> as predictors, using the required number of components for capturing 97.5% of the variation in </w:t>
      </w:r>
      <m:oMath>
        <m:r>
          <m:rPr>
            <m:sty m:val="b"/>
          </m:rPr>
          <w:rPr>
            <w:rFonts w:ascii="Cambria Math" w:hAnsi="Cambria Math"/>
            <w:lang w:val="en-GB"/>
            <w:rPrChange w:id="738" w:author="Tim Challman" w:date="2019-03-09T09:55:00Z">
              <w:rPr>
                <w:rFonts w:ascii="Cambria Math" w:hAnsi="Cambria Math"/>
              </w:rPr>
            </w:rPrChange>
          </w:rPr>
          <m:t>x</m:t>
        </m:r>
      </m:oMath>
      <w:r w:rsidRPr="00A26112">
        <w:rPr>
          <w:lang w:val="en-GB"/>
          <w:rPrChange w:id="739" w:author="Tim Challman" w:date="2019-03-09T09:55:00Z">
            <w:rPr/>
          </w:rPrChange>
        </w:rPr>
        <w:t xml:space="preserve"> for the designs where </w:t>
      </w:r>
      <m:oMath>
        <m:r>
          <w:rPr>
            <w:rFonts w:ascii="Cambria Math" w:hAnsi="Cambria Math"/>
            <w:lang w:val="en-GB"/>
            <w:rPrChange w:id="740" w:author="Tim Challman" w:date="2019-03-09T09:55:00Z">
              <w:rPr>
                <w:rFonts w:ascii="Cambria Math" w:hAnsi="Cambria Math"/>
              </w:rPr>
            </w:rPrChange>
          </w:rPr>
          <m:t>p&gt;n</m:t>
        </m:r>
      </m:oMath>
      <w:r w:rsidRPr="00A26112">
        <w:rPr>
          <w:lang w:val="en-GB"/>
          <w:rPrChange w:id="741" w:author="Tim Challman" w:date="2019-03-09T09:55:00Z">
            <w:rPr/>
          </w:rPrChange>
        </w:rPr>
        <w:t xml:space="preserve">. The new set of variables </w:t>
      </w:r>
      <m:oMath>
        <m:r>
          <m:rPr>
            <m:sty m:val="b"/>
          </m:rPr>
          <w:rPr>
            <w:rFonts w:ascii="Cambria Math" w:hAnsi="Cambria Math"/>
            <w:lang w:val="en-GB"/>
            <w:rPrChange w:id="742" w:author="Tim Challman" w:date="2019-03-09T09:55:00Z">
              <w:rPr>
                <w:rFonts w:ascii="Cambria Math" w:hAnsi="Cambria Math"/>
              </w:rPr>
            </w:rPrChange>
          </w:rPr>
          <m:t>z</m:t>
        </m:r>
      </m:oMath>
      <w:r w:rsidRPr="00A26112">
        <w:rPr>
          <w:lang w:val="en-GB"/>
          <w:rPrChange w:id="743" w:author="Tim Challman" w:date="2019-03-09T09:55:00Z">
            <w:rPr/>
          </w:rPrChange>
        </w:rPr>
        <w:t xml:space="preserve"> were used for envelope estimation. The regression coefficients </w:t>
      </w:r>
      <m:oMath>
        <m:d>
          <m:dPr>
            <m:ctrlPr>
              <w:rPr>
                <w:rFonts w:ascii="Cambria Math" w:hAnsi="Cambria Math"/>
                <w:i/>
                <w:lang w:val="en-GB"/>
              </w:rPr>
            </m:ctrlPr>
          </m:dPr>
          <m:e>
            <m:groupChr>
              <m:groupChrPr>
                <m:chr m:val="^"/>
                <m:pos m:val="top"/>
                <m:vertJc m:val="bot"/>
                <m:ctrlPr>
                  <w:rPr>
                    <w:rFonts w:ascii="Cambria Math" w:hAnsi="Cambria Math"/>
                    <w:lang w:val="en-GB"/>
                  </w:rPr>
                </m:ctrlPr>
              </m:groupChrPr>
              <m:e>
                <m:r>
                  <m:rPr>
                    <m:nor/>
                  </m:rPr>
                  <w:rPr>
                    <w:rFonts w:ascii="Cambria Math" w:hAnsi="Cambria Math"/>
                    <w:b/>
                    <w:lang w:val="en-GB"/>
                    <w:rPrChange w:id="744" w:author="Tim Challman" w:date="2019-03-09T09:55:00Z">
                      <w:rPr>
                        <w:rFonts w:ascii="Cambria Math" w:hAnsi="Cambria Math"/>
                        <w:b/>
                      </w:rPr>
                    </w:rPrChange>
                  </w:rPr>
                  <m:t>α</m:t>
                </m:r>
              </m:e>
            </m:groupChr>
          </m:e>
        </m:d>
      </m:oMath>
      <w:r w:rsidRPr="00A26112">
        <w:rPr>
          <w:lang w:val="en-GB"/>
          <w:rPrChange w:id="745" w:author="Tim Challman" w:date="2019-03-09T09:55:00Z">
            <w:rPr/>
          </w:rPrChange>
        </w:rPr>
        <w:t xml:space="preserve"> corresponding to these new variables </w:t>
      </w:r>
      <m:oMath>
        <m:r>
          <m:rPr>
            <m:sty m:val="b"/>
          </m:rPr>
          <w:rPr>
            <w:rFonts w:ascii="Cambria Math" w:hAnsi="Cambria Math"/>
            <w:lang w:val="en-GB"/>
            <w:rPrChange w:id="746" w:author="Tim Challman" w:date="2019-03-09T09:55:00Z">
              <w:rPr>
                <w:rFonts w:ascii="Cambria Math" w:hAnsi="Cambria Math"/>
              </w:rPr>
            </w:rPrChange>
          </w:rPr>
          <m:t>z</m:t>
        </m:r>
      </m:oMath>
      <w:r w:rsidRPr="00A26112">
        <w:rPr>
          <w:lang w:val="en-GB"/>
          <w:rPrChange w:id="747" w:author="Tim Challman" w:date="2019-03-09T09:55:00Z">
            <w:rPr/>
          </w:rPrChange>
        </w:rPr>
        <w:t xml:space="preserve"> were transformed back to obtain coefficients for each predictor variable as,</w:t>
      </w:r>
    </w:p>
    <w:p w14:paraId="7C27D822" w14:textId="77777777" w:rsidR="0096095D" w:rsidRPr="00A26112" w:rsidRDefault="00675228">
      <w:pPr>
        <w:pStyle w:val="BodyText"/>
        <w:rPr>
          <w:lang w:val="en-GB"/>
          <w:rPrChange w:id="748" w:author="Tim Challman" w:date="2019-03-09T09:55:00Z">
            <w:rPr/>
          </w:rPrChange>
        </w:rPr>
      </w:pPr>
      <m:oMathPara>
        <m:oMathParaPr>
          <m:jc m:val="center"/>
        </m:oMathParaPr>
        <m:oMath>
          <m:groupChr>
            <m:groupChrPr>
              <m:chr m:val="^"/>
              <m:pos m:val="top"/>
              <m:vertJc m:val="bot"/>
              <m:ctrlPr>
                <w:rPr>
                  <w:rFonts w:ascii="Cambria Math" w:hAnsi="Cambria Math"/>
                  <w:lang w:val="en-GB"/>
                </w:rPr>
              </m:ctrlPr>
            </m:groupChrPr>
            <m:e>
              <m:r>
                <m:rPr>
                  <m:sty m:val="b"/>
                </m:rPr>
                <w:rPr>
                  <w:rFonts w:ascii="Cambria Math" w:hAnsi="Cambria Math"/>
                  <w:lang w:val="en-GB"/>
                  <w:rPrChange w:id="749" w:author="Tim Challman" w:date="2019-03-09T09:55:00Z">
                    <w:rPr>
                      <w:rFonts w:ascii="Cambria Math" w:hAnsi="Cambria Math"/>
                    </w:rPr>
                  </w:rPrChange>
                </w:rPr>
                <m:t>β</m:t>
              </m:r>
            </m:e>
          </m:groupChr>
          <m:r>
            <w:rPr>
              <w:rFonts w:ascii="Cambria Math" w:hAnsi="Cambria Math"/>
              <w:lang w:val="en-GB"/>
              <w:rPrChange w:id="750" w:author="Tim Challman" w:date="2019-03-09T09:55:00Z">
                <w:rPr>
                  <w:rFonts w:ascii="Cambria Math" w:hAnsi="Cambria Math"/>
                </w:rPr>
              </w:rPrChange>
            </w:rPr>
            <m:t>=</m:t>
          </m:r>
          <m:sSub>
            <m:sSubPr>
              <m:ctrlPr>
                <w:rPr>
                  <w:rFonts w:ascii="Cambria Math" w:hAnsi="Cambria Math"/>
                  <w:lang w:val="en-GB"/>
                </w:rPr>
              </m:ctrlPr>
            </m:sSubPr>
            <m:e>
              <m:r>
                <m:rPr>
                  <m:sty m:val="b"/>
                </m:rPr>
                <w:rPr>
                  <w:rFonts w:ascii="Cambria Math" w:hAnsi="Cambria Math"/>
                  <w:lang w:val="en-GB"/>
                  <w:rPrChange w:id="751" w:author="Tim Challman" w:date="2019-03-09T09:55:00Z">
                    <w:rPr>
                      <w:rFonts w:ascii="Cambria Math" w:hAnsi="Cambria Math"/>
                    </w:rPr>
                  </w:rPrChange>
                </w:rPr>
                <m:t>e</m:t>
              </m:r>
            </m:e>
            <m:sub>
              <m:r>
                <w:rPr>
                  <w:rFonts w:ascii="Cambria Math" w:hAnsi="Cambria Math"/>
                  <w:lang w:val="en-GB"/>
                  <w:rPrChange w:id="752" w:author="Tim Challman" w:date="2019-03-09T09:55:00Z">
                    <w:rPr>
                      <w:rFonts w:ascii="Cambria Math" w:hAnsi="Cambria Math"/>
                    </w:rPr>
                  </w:rPrChange>
                </w:rPr>
                <m:t>k</m:t>
              </m:r>
            </m:sub>
          </m:sSub>
          <m:groupChr>
            <m:groupChrPr>
              <m:chr m:val="^"/>
              <m:pos m:val="top"/>
              <m:vertJc m:val="bot"/>
              <m:ctrlPr>
                <w:rPr>
                  <w:rFonts w:ascii="Cambria Math" w:hAnsi="Cambria Math"/>
                  <w:lang w:val="en-GB"/>
                </w:rPr>
              </m:ctrlPr>
            </m:groupChrPr>
            <m:e>
              <m:sSub>
                <m:sSubPr>
                  <m:ctrlPr>
                    <w:rPr>
                      <w:rFonts w:ascii="Cambria Math" w:hAnsi="Cambria Math"/>
                      <w:lang w:val="en-GB"/>
                    </w:rPr>
                  </m:ctrlPr>
                </m:sSubPr>
                <m:e>
                  <m:r>
                    <m:rPr>
                      <m:sty m:val="b"/>
                    </m:rPr>
                    <w:rPr>
                      <w:rFonts w:ascii="Cambria Math" w:hAnsi="Cambria Math"/>
                      <w:lang w:val="en-GB"/>
                      <w:rPrChange w:id="753" w:author="Tim Challman" w:date="2019-03-09T09:55:00Z">
                        <w:rPr>
                          <w:rFonts w:ascii="Cambria Math" w:hAnsi="Cambria Math"/>
                        </w:rPr>
                      </w:rPrChange>
                    </w:rPr>
                    <m:t>α</m:t>
                  </m:r>
                </m:e>
                <m:sub>
                  <m:r>
                    <w:rPr>
                      <w:rFonts w:ascii="Cambria Math" w:hAnsi="Cambria Math"/>
                      <w:lang w:val="en-GB"/>
                      <w:rPrChange w:id="754" w:author="Tim Challman" w:date="2019-03-09T09:55:00Z">
                        <w:rPr>
                          <w:rFonts w:ascii="Cambria Math" w:hAnsi="Cambria Math"/>
                        </w:rPr>
                      </w:rPrChange>
                    </w:rPr>
                    <m:t>k</m:t>
                  </m:r>
                </m:sub>
              </m:sSub>
            </m:e>
          </m:groupChr>
        </m:oMath>
      </m:oMathPara>
    </w:p>
    <w:p w14:paraId="1F9B7C40" w14:textId="77777777" w:rsidR="0096095D" w:rsidRPr="00A26112" w:rsidRDefault="00CF708D">
      <w:pPr>
        <w:pStyle w:val="FirstParagraph"/>
        <w:rPr>
          <w:lang w:val="en-GB"/>
          <w:rPrChange w:id="755" w:author="Tim Challman" w:date="2019-03-09T09:55:00Z">
            <w:rPr/>
          </w:rPrChange>
        </w:rPr>
      </w:pPr>
      <w:r w:rsidRPr="00A26112">
        <w:rPr>
          <w:lang w:val="en-GB"/>
          <w:rPrChange w:id="756" w:author="Tim Challman" w:date="2019-03-09T09:55:00Z">
            <w:rPr/>
          </w:rPrChange>
        </w:rPr>
        <w:lastRenderedPageBreak/>
        <w:t>where</w:t>
      </w:r>
      <w:del w:id="757" w:author="Tim Challman" w:date="2019-03-09T08:52:00Z">
        <w:r w:rsidRPr="00A26112" w:rsidDel="0060689C">
          <w:rPr>
            <w:lang w:val="en-GB"/>
            <w:rPrChange w:id="758" w:author="Tim Challman" w:date="2019-03-09T09:55:00Z">
              <w:rPr/>
            </w:rPrChange>
          </w:rPr>
          <w:delText>,</w:delText>
        </w:r>
      </w:del>
      <w:r w:rsidRPr="00A26112">
        <w:rPr>
          <w:lang w:val="en-GB"/>
          <w:rPrChange w:id="759" w:author="Tim Challman" w:date="2019-03-09T09:55:00Z">
            <w:rPr/>
          </w:rPrChange>
        </w:rPr>
        <w:t xml:space="preserve"> </w:t>
      </w:r>
      <m:oMath>
        <m:sSub>
          <m:sSubPr>
            <m:ctrlPr>
              <w:rPr>
                <w:rFonts w:ascii="Cambria Math" w:hAnsi="Cambria Math"/>
                <w:lang w:val="en-GB"/>
              </w:rPr>
            </m:ctrlPr>
          </m:sSubPr>
          <m:e>
            <m:r>
              <m:rPr>
                <m:sty m:val="b"/>
              </m:rPr>
              <w:rPr>
                <w:rFonts w:ascii="Cambria Math" w:hAnsi="Cambria Math"/>
                <w:lang w:val="en-GB"/>
                <w:rPrChange w:id="760" w:author="Tim Challman" w:date="2019-03-09T09:55:00Z">
                  <w:rPr>
                    <w:rFonts w:ascii="Cambria Math" w:hAnsi="Cambria Math"/>
                  </w:rPr>
                </w:rPrChange>
              </w:rPr>
              <m:t>e</m:t>
            </m:r>
          </m:e>
          <m:sub>
            <m:r>
              <w:rPr>
                <w:rFonts w:ascii="Cambria Math" w:hAnsi="Cambria Math"/>
                <w:lang w:val="en-GB"/>
                <w:rPrChange w:id="761" w:author="Tim Challman" w:date="2019-03-09T09:55:00Z">
                  <w:rPr>
                    <w:rFonts w:ascii="Cambria Math" w:hAnsi="Cambria Math"/>
                  </w:rPr>
                </w:rPrChange>
              </w:rPr>
              <m:t>k</m:t>
            </m:r>
          </m:sub>
        </m:sSub>
      </m:oMath>
      <w:r w:rsidRPr="00A26112">
        <w:rPr>
          <w:lang w:val="en-GB"/>
          <w:rPrChange w:id="762" w:author="Tim Challman" w:date="2019-03-09T09:55:00Z">
            <w:rPr/>
          </w:rPrChange>
        </w:rPr>
        <w:t xml:space="preserve"> is a matrix of eigenvectors with first </w:t>
      </w:r>
      <m:oMath>
        <m:r>
          <w:rPr>
            <w:rFonts w:ascii="Cambria Math" w:hAnsi="Cambria Math"/>
            <w:lang w:val="en-GB"/>
            <w:rPrChange w:id="763" w:author="Tim Challman" w:date="2019-03-09T09:55:00Z">
              <w:rPr>
                <w:rFonts w:ascii="Cambria Math" w:hAnsi="Cambria Math"/>
              </w:rPr>
            </w:rPrChange>
          </w:rPr>
          <m:t>k</m:t>
        </m:r>
      </m:oMath>
      <w:r w:rsidRPr="00A26112">
        <w:rPr>
          <w:lang w:val="en-GB"/>
          <w:rPrChange w:id="764" w:author="Tim Challman" w:date="2019-03-09T09:55:00Z">
            <w:rPr/>
          </w:rPrChange>
        </w:rPr>
        <w:t xml:space="preserve"> number of components. </w:t>
      </w:r>
      <w:commentRangeStart w:id="765"/>
      <w:r w:rsidRPr="00A26112">
        <w:rPr>
          <w:lang w:val="en-GB"/>
          <w:rPrChange w:id="766" w:author="Tim Challman" w:date="2019-03-09T09:55:00Z">
            <w:rPr/>
          </w:rPrChange>
        </w:rPr>
        <w:t xml:space="preserve">Since, only simultaneous envelope allows </w:t>
      </w:r>
      <w:ins w:id="767" w:author="Tim Challman" w:date="2019-03-09T08:51:00Z">
        <w:r w:rsidR="0060689C" w:rsidRPr="00A26112">
          <w:rPr>
            <w:lang w:val="en-GB"/>
            <w:rPrChange w:id="768" w:author="Tim Challman" w:date="2019-03-09T09:55:00Z">
              <w:rPr/>
            </w:rPrChange>
          </w:rPr>
          <w:t xml:space="preserve">us </w:t>
        </w:r>
      </w:ins>
      <w:r w:rsidRPr="00A26112">
        <w:rPr>
          <w:lang w:val="en-GB"/>
          <w:rPrChange w:id="769" w:author="Tim Challman" w:date="2019-03-09T09:55:00Z">
            <w:rPr/>
          </w:rPrChange>
        </w:rPr>
        <w:t>to specify the dimension of response envelope which we have fixed at two in the simulation study</w:t>
      </w:r>
      <w:commentRangeEnd w:id="765"/>
      <w:r w:rsidR="0060689C" w:rsidRPr="00A26112">
        <w:rPr>
          <w:rStyle w:val="CommentReference"/>
          <w:lang w:val="en-GB"/>
          <w:rPrChange w:id="770" w:author="Tim Challman" w:date="2019-03-09T09:55:00Z">
            <w:rPr>
              <w:rStyle w:val="CommentReference"/>
            </w:rPr>
          </w:rPrChange>
        </w:rPr>
        <w:commentReference w:id="765"/>
      </w:r>
      <w:r w:rsidRPr="00A26112">
        <w:rPr>
          <w:lang w:val="en-GB"/>
          <w:rPrChange w:id="771" w:author="Tim Challman" w:date="2019-03-09T09:55:00Z">
            <w:rPr/>
          </w:rPrChange>
        </w:rPr>
        <w:t xml:space="preserve">. In the case of Senv, when the envelope dimension for response </w:t>
      </w:r>
      <w:del w:id="772" w:author="Tim Challman" w:date="2019-03-09T08:55:00Z">
        <w:r w:rsidRPr="00A26112" w:rsidDel="005F62B4">
          <w:rPr>
            <w:lang w:val="en-GB"/>
            <w:rPrChange w:id="773" w:author="Tim Challman" w:date="2019-03-09T09:55:00Z">
              <w:rPr/>
            </w:rPrChange>
          </w:rPr>
          <w:delText xml:space="preserve">is </w:delText>
        </w:r>
      </w:del>
      <w:ins w:id="774" w:author="Tim Challman" w:date="2019-03-09T08:55:00Z">
        <w:r w:rsidR="005F62B4" w:rsidRPr="00A26112">
          <w:rPr>
            <w:lang w:val="en-GB"/>
            <w:rPrChange w:id="775" w:author="Tim Challman" w:date="2019-03-09T09:55:00Z">
              <w:rPr/>
            </w:rPrChange>
          </w:rPr>
          <w:t xml:space="preserve">is the </w:t>
        </w:r>
      </w:ins>
      <w:r w:rsidRPr="00A26112">
        <w:rPr>
          <w:lang w:val="en-GB"/>
          <w:rPrChange w:id="776" w:author="Tim Challman" w:date="2019-03-09T09:55:00Z">
            <w:rPr/>
          </w:rPrChange>
        </w:rPr>
        <w:t xml:space="preserve">same as the number of responses, it degenerates to </w:t>
      </w:r>
      <w:ins w:id="777" w:author="Tim Challman" w:date="2019-03-09T08:55:00Z">
        <w:r w:rsidR="005F62B4" w:rsidRPr="00A26112">
          <w:rPr>
            <w:lang w:val="en-GB"/>
            <w:rPrChange w:id="778" w:author="Tim Challman" w:date="2019-03-09T09:55:00Z">
              <w:rPr/>
            </w:rPrChange>
          </w:rPr>
          <w:t xml:space="preserve">the </w:t>
        </w:r>
      </w:ins>
      <w:r w:rsidRPr="00A26112">
        <w:rPr>
          <w:lang w:val="en-GB"/>
          <w:rPrChange w:id="779" w:author="Tim Challman" w:date="2019-03-09T09:55:00Z">
            <w:rPr/>
          </w:rPrChange>
        </w:rPr>
        <w:t xml:space="preserve">Xenv method and if the envelope dimension for predictor is </w:t>
      </w:r>
      <w:ins w:id="780" w:author="Tim Challman" w:date="2019-03-09T08:55:00Z">
        <w:r w:rsidR="005F62B4" w:rsidRPr="00A26112">
          <w:rPr>
            <w:lang w:val="en-GB"/>
            <w:rPrChange w:id="781" w:author="Tim Challman" w:date="2019-03-09T09:55:00Z">
              <w:rPr/>
            </w:rPrChange>
          </w:rPr>
          <w:t xml:space="preserve">the </w:t>
        </w:r>
      </w:ins>
      <w:r w:rsidRPr="00A26112">
        <w:rPr>
          <w:lang w:val="en-GB"/>
          <w:rPrChange w:id="782" w:author="Tim Challman" w:date="2019-03-09T09:55:00Z">
            <w:rPr/>
          </w:rPrChange>
        </w:rPr>
        <w:t xml:space="preserve">same as the number of predictors, it degenerates to the standard multivariate linear regression (Lee and Su </w:t>
      </w:r>
      <w:r w:rsidR="00A52EAC" w:rsidRPr="00A26112">
        <w:rPr>
          <w:lang w:val="en-GB"/>
          <w:rPrChange w:id="783" w:author="Tim Challman" w:date="2019-03-09T09:55:00Z">
            <w:rPr/>
          </w:rPrChange>
        </w:rPr>
        <w:fldChar w:fldCharType="begin"/>
      </w:r>
      <w:r w:rsidR="00A52EAC" w:rsidRPr="00A26112">
        <w:rPr>
          <w:lang w:val="en-GB"/>
          <w:rPrChange w:id="784" w:author="Tim Challman" w:date="2019-03-09T09:55:00Z">
            <w:rPr/>
          </w:rPrChange>
        </w:rPr>
        <w:instrText xml:space="preserve"> HYPERLINK \l "ref-env2018" \h </w:instrText>
      </w:r>
      <w:r w:rsidR="00A52EAC" w:rsidRPr="00A26112">
        <w:rPr>
          <w:lang w:val="en-GB"/>
          <w:rPrChange w:id="785" w:author="Tim Challman" w:date="2019-03-09T09:55:00Z">
            <w:rPr>
              <w:rStyle w:val="Hyperlink"/>
            </w:rPr>
          </w:rPrChange>
        </w:rPr>
        <w:fldChar w:fldCharType="separate"/>
      </w:r>
      <w:r w:rsidRPr="00A26112">
        <w:rPr>
          <w:rStyle w:val="Hyperlink"/>
          <w:lang w:val="en-GB"/>
          <w:rPrChange w:id="786" w:author="Tim Challman" w:date="2019-03-09T09:55:00Z">
            <w:rPr>
              <w:rStyle w:val="Hyperlink"/>
            </w:rPr>
          </w:rPrChange>
        </w:rPr>
        <w:t>2018</w:t>
      </w:r>
      <w:r w:rsidR="00A52EAC" w:rsidRPr="00A26112">
        <w:rPr>
          <w:rStyle w:val="Hyperlink"/>
          <w:lang w:val="en-GB"/>
          <w:rPrChange w:id="787" w:author="Tim Challman" w:date="2019-03-09T09:55:00Z">
            <w:rPr>
              <w:rStyle w:val="Hyperlink"/>
            </w:rPr>
          </w:rPrChange>
        </w:rPr>
        <w:fldChar w:fldCharType="end"/>
      </w:r>
      <w:r w:rsidRPr="00A26112">
        <w:rPr>
          <w:lang w:val="en-GB"/>
          <w:rPrChange w:id="788" w:author="Tim Challman" w:date="2019-03-09T09:55:00Z">
            <w:rPr/>
          </w:rPrChange>
        </w:rPr>
        <w:t>).</w:t>
      </w:r>
    </w:p>
    <w:p w14:paraId="2AFA6C4F" w14:textId="77777777" w:rsidR="0096095D" w:rsidRPr="00A26112" w:rsidRDefault="00CF708D">
      <w:pPr>
        <w:pStyle w:val="Heading1"/>
        <w:rPr>
          <w:lang w:val="en-GB"/>
          <w:rPrChange w:id="789" w:author="Tim Challman" w:date="2019-03-09T09:55:00Z">
            <w:rPr/>
          </w:rPrChange>
        </w:rPr>
      </w:pPr>
      <w:bookmarkStart w:id="790" w:name="experimental-design"/>
      <w:bookmarkEnd w:id="790"/>
      <w:r w:rsidRPr="00A26112">
        <w:rPr>
          <w:lang w:val="en-GB"/>
          <w:rPrChange w:id="791" w:author="Tim Challman" w:date="2019-03-09T09:55:00Z">
            <w:rPr/>
          </w:rPrChange>
        </w:rPr>
        <w:t>Experimental Design</w:t>
      </w:r>
    </w:p>
    <w:p w14:paraId="6419C9FF" w14:textId="77777777" w:rsidR="0096095D" w:rsidRPr="00A26112" w:rsidRDefault="00CF708D">
      <w:pPr>
        <w:pStyle w:val="FirstParagraph"/>
        <w:rPr>
          <w:lang w:val="en-GB"/>
          <w:rPrChange w:id="792" w:author="Tim Challman" w:date="2019-03-09T09:55:00Z">
            <w:rPr/>
          </w:rPrChange>
        </w:rPr>
      </w:pPr>
      <w:r w:rsidRPr="00A26112">
        <w:rPr>
          <w:lang w:val="en-GB"/>
          <w:rPrChange w:id="793" w:author="Tim Challman" w:date="2019-03-09T09:55:00Z">
            <w:rPr/>
          </w:rPrChange>
        </w:rPr>
        <w:t xml:space="preserve">This study compares prediction methods based on their </w:t>
      </w:r>
      <w:del w:id="794" w:author="Tim Challman" w:date="2019-03-09T08:56:00Z">
        <w:r w:rsidRPr="00A26112" w:rsidDel="005F62B4">
          <w:rPr>
            <w:lang w:val="en-GB"/>
            <w:rPrChange w:id="795" w:author="Tim Challman" w:date="2019-03-09T09:55:00Z">
              <w:rPr/>
            </w:rPrChange>
          </w:rPr>
          <w:delText xml:space="preserve">prediction </w:delText>
        </w:r>
      </w:del>
      <w:ins w:id="796" w:author="Tim Challman" w:date="2019-03-09T08:56:00Z">
        <w:r w:rsidR="005F62B4" w:rsidRPr="00A26112">
          <w:rPr>
            <w:lang w:val="en-GB"/>
            <w:rPrChange w:id="797" w:author="Tim Challman" w:date="2019-03-09T09:55:00Z">
              <w:rPr/>
            </w:rPrChange>
          </w:rPr>
          <w:t xml:space="preserve">predictive </w:t>
        </w:r>
      </w:ins>
      <w:r w:rsidRPr="00A26112">
        <w:rPr>
          <w:lang w:val="en-GB"/>
          <w:rPrChange w:id="798" w:author="Tim Challman" w:date="2019-03-09T09:55:00Z">
            <w:rPr/>
          </w:rPrChange>
        </w:rPr>
        <w:t xml:space="preserve">ability. Data with specific properties are simulated, some of which are easier to predict than others. These data are simulated using the R-package </w:t>
      </w:r>
      <w:r w:rsidRPr="00A26112">
        <w:rPr>
          <w:rStyle w:val="VerbatimChar"/>
          <w:lang w:val="en-GB"/>
          <w:rPrChange w:id="799" w:author="Tim Challman" w:date="2019-03-09T09:55:00Z">
            <w:rPr>
              <w:rStyle w:val="VerbatimChar"/>
            </w:rPr>
          </w:rPrChange>
        </w:rPr>
        <w:t>simrel</w:t>
      </w:r>
      <w:r w:rsidRPr="00A26112">
        <w:rPr>
          <w:lang w:val="en-GB"/>
          <w:rPrChange w:id="800" w:author="Tim Challman" w:date="2019-03-09T09:55:00Z">
            <w:rPr/>
          </w:rPrChange>
        </w:rPr>
        <w:t>, which is discussed in Sæbø, Almøy</w:t>
      </w:r>
      <w:del w:id="801" w:author="Tim Challman" w:date="2019-03-09T08:18:00Z">
        <w:r w:rsidRPr="00A26112" w:rsidDel="00E16BB4">
          <w:rPr>
            <w:lang w:val="en-GB"/>
            <w:rPrChange w:id="802" w:author="Tim Challman" w:date="2019-03-09T09:55:00Z">
              <w:rPr/>
            </w:rPrChange>
          </w:rPr>
          <w:delText>,</w:delText>
        </w:r>
      </w:del>
      <w:r w:rsidRPr="00A26112">
        <w:rPr>
          <w:lang w:val="en-GB"/>
          <w:rPrChange w:id="803" w:author="Tim Challman" w:date="2019-03-09T09:55:00Z">
            <w:rPr/>
          </w:rPrChange>
        </w:rPr>
        <w:t xml:space="preserve"> and Helland (</w:t>
      </w:r>
      <w:r w:rsidR="00A52EAC" w:rsidRPr="00A26112">
        <w:rPr>
          <w:lang w:val="en-GB"/>
          <w:rPrChange w:id="804" w:author="Tim Challman" w:date="2019-03-09T09:55:00Z">
            <w:rPr/>
          </w:rPrChange>
        </w:rPr>
        <w:fldChar w:fldCharType="begin"/>
      </w:r>
      <w:r w:rsidR="00A52EAC" w:rsidRPr="00A26112">
        <w:rPr>
          <w:lang w:val="en-GB"/>
          <w:rPrChange w:id="805" w:author="Tim Challman" w:date="2019-03-09T09:55:00Z">
            <w:rPr/>
          </w:rPrChange>
        </w:rPr>
        <w:instrText xml:space="preserve"> HYPERLINK \l "ref-saebo2015simrel" \h </w:instrText>
      </w:r>
      <w:r w:rsidR="00A52EAC" w:rsidRPr="00A26112">
        <w:rPr>
          <w:lang w:val="en-GB"/>
          <w:rPrChange w:id="806" w:author="Tim Challman" w:date="2019-03-09T09:55:00Z">
            <w:rPr>
              <w:rStyle w:val="Hyperlink"/>
            </w:rPr>
          </w:rPrChange>
        </w:rPr>
        <w:fldChar w:fldCharType="separate"/>
      </w:r>
      <w:r w:rsidRPr="00A26112">
        <w:rPr>
          <w:rStyle w:val="Hyperlink"/>
          <w:lang w:val="en-GB"/>
          <w:rPrChange w:id="807" w:author="Tim Challman" w:date="2019-03-09T09:55:00Z">
            <w:rPr>
              <w:rStyle w:val="Hyperlink"/>
            </w:rPr>
          </w:rPrChange>
        </w:rPr>
        <w:t>2015</w:t>
      </w:r>
      <w:r w:rsidR="00A52EAC" w:rsidRPr="00A26112">
        <w:rPr>
          <w:rStyle w:val="Hyperlink"/>
          <w:lang w:val="en-GB"/>
          <w:rPrChange w:id="808" w:author="Tim Challman" w:date="2019-03-09T09:55:00Z">
            <w:rPr>
              <w:rStyle w:val="Hyperlink"/>
            </w:rPr>
          </w:rPrChange>
        </w:rPr>
        <w:fldChar w:fldCharType="end"/>
      </w:r>
      <w:r w:rsidRPr="00A26112">
        <w:rPr>
          <w:lang w:val="en-GB"/>
          <w:rPrChange w:id="809" w:author="Tim Challman" w:date="2019-03-09T09:55:00Z">
            <w:rPr/>
          </w:rPrChange>
        </w:rPr>
        <w:t>) and Rimal, Almøy</w:t>
      </w:r>
      <w:del w:id="810" w:author="Tim Challman" w:date="2019-03-09T08:18:00Z">
        <w:r w:rsidRPr="00A26112" w:rsidDel="00E16BB4">
          <w:rPr>
            <w:lang w:val="en-GB"/>
            <w:rPrChange w:id="811" w:author="Tim Challman" w:date="2019-03-09T09:55:00Z">
              <w:rPr/>
            </w:rPrChange>
          </w:rPr>
          <w:delText>,</w:delText>
        </w:r>
      </w:del>
      <w:r w:rsidRPr="00A26112">
        <w:rPr>
          <w:lang w:val="en-GB"/>
          <w:rPrChange w:id="812" w:author="Tim Challman" w:date="2019-03-09T09:55:00Z">
            <w:rPr/>
          </w:rPrChange>
        </w:rPr>
        <w:t xml:space="preserve"> and Sæbø (</w:t>
      </w:r>
      <w:r w:rsidR="00A52EAC" w:rsidRPr="00A26112">
        <w:rPr>
          <w:lang w:val="en-GB"/>
          <w:rPrChange w:id="813" w:author="Tim Challman" w:date="2019-03-09T09:55:00Z">
            <w:rPr/>
          </w:rPrChange>
        </w:rPr>
        <w:fldChar w:fldCharType="begin"/>
      </w:r>
      <w:r w:rsidR="00A52EAC" w:rsidRPr="00A26112">
        <w:rPr>
          <w:lang w:val="en-GB"/>
          <w:rPrChange w:id="814" w:author="Tim Challman" w:date="2019-03-09T09:55:00Z">
            <w:rPr/>
          </w:rPrChange>
        </w:rPr>
        <w:instrText xml:space="preserve"> HYPERLINK \l "ref-Rimal2018" \h </w:instrText>
      </w:r>
      <w:r w:rsidR="00A52EAC" w:rsidRPr="00A26112">
        <w:rPr>
          <w:lang w:val="en-GB"/>
          <w:rPrChange w:id="815" w:author="Tim Challman" w:date="2019-03-09T09:55:00Z">
            <w:rPr>
              <w:rStyle w:val="Hyperlink"/>
            </w:rPr>
          </w:rPrChange>
        </w:rPr>
        <w:fldChar w:fldCharType="separate"/>
      </w:r>
      <w:r w:rsidRPr="00A26112">
        <w:rPr>
          <w:rStyle w:val="Hyperlink"/>
          <w:lang w:val="en-GB"/>
          <w:rPrChange w:id="816" w:author="Tim Challman" w:date="2019-03-09T09:55:00Z">
            <w:rPr>
              <w:rStyle w:val="Hyperlink"/>
            </w:rPr>
          </w:rPrChange>
        </w:rPr>
        <w:t>2018</w:t>
      </w:r>
      <w:r w:rsidR="00A52EAC" w:rsidRPr="00A26112">
        <w:rPr>
          <w:rStyle w:val="Hyperlink"/>
          <w:lang w:val="en-GB"/>
          <w:rPrChange w:id="817" w:author="Tim Challman" w:date="2019-03-09T09:55:00Z">
            <w:rPr>
              <w:rStyle w:val="Hyperlink"/>
            </w:rPr>
          </w:rPrChange>
        </w:rPr>
        <w:fldChar w:fldCharType="end"/>
      </w:r>
      <w:r w:rsidRPr="00A26112">
        <w:rPr>
          <w:lang w:val="en-GB"/>
          <w:rPrChange w:id="818" w:author="Tim Challman" w:date="2019-03-09T09:55:00Z">
            <w:rPr/>
          </w:rPrChange>
        </w:rPr>
        <w:t xml:space="preserve">). Here we have used four different factors to vary the property of the data: a) </w:t>
      </w:r>
      <w:del w:id="819" w:author="Tim Challman" w:date="2019-03-09T08:57:00Z">
        <w:r w:rsidRPr="00A26112" w:rsidDel="005F62B4">
          <w:rPr>
            <w:lang w:val="en-GB"/>
            <w:rPrChange w:id="820" w:author="Tim Challman" w:date="2019-03-09T09:55:00Z">
              <w:rPr/>
            </w:rPrChange>
          </w:rPr>
          <w:delText xml:space="preserve">Number </w:delText>
        </w:r>
      </w:del>
      <w:ins w:id="821" w:author="Tim Challman" w:date="2019-03-09T08:57:00Z">
        <w:r w:rsidR="005F62B4" w:rsidRPr="00A26112">
          <w:rPr>
            <w:lang w:val="en-GB"/>
            <w:rPrChange w:id="822" w:author="Tim Challman" w:date="2019-03-09T09:55:00Z">
              <w:rPr/>
            </w:rPrChange>
          </w:rPr>
          <w:t xml:space="preserve">number </w:t>
        </w:r>
      </w:ins>
      <w:r w:rsidRPr="00A26112">
        <w:rPr>
          <w:lang w:val="en-GB"/>
          <w:rPrChange w:id="823" w:author="Tim Challman" w:date="2019-03-09T09:55:00Z">
            <w:rPr/>
          </w:rPrChange>
        </w:rPr>
        <w:t>of predictors (</w:t>
      </w:r>
      <w:r w:rsidRPr="00A26112">
        <w:rPr>
          <w:rStyle w:val="VerbatimChar"/>
          <w:lang w:val="en-GB"/>
          <w:rPrChange w:id="824" w:author="Tim Challman" w:date="2019-03-09T09:55:00Z">
            <w:rPr>
              <w:rStyle w:val="VerbatimChar"/>
            </w:rPr>
          </w:rPrChange>
        </w:rPr>
        <w:t>p</w:t>
      </w:r>
      <w:r w:rsidRPr="00A26112">
        <w:rPr>
          <w:lang w:val="en-GB"/>
          <w:rPrChange w:id="825" w:author="Tim Challman" w:date="2019-03-09T09:55:00Z">
            <w:rPr/>
          </w:rPrChange>
        </w:rPr>
        <w:t xml:space="preserve">), b) </w:t>
      </w:r>
      <w:del w:id="826" w:author="Tim Challman" w:date="2019-03-09T08:57:00Z">
        <w:r w:rsidRPr="00A26112" w:rsidDel="005F62B4">
          <w:rPr>
            <w:lang w:val="en-GB"/>
            <w:rPrChange w:id="827" w:author="Tim Challman" w:date="2019-03-09T09:55:00Z">
              <w:rPr/>
            </w:rPrChange>
          </w:rPr>
          <w:delText xml:space="preserve">Multicollinearity </w:delText>
        </w:r>
      </w:del>
      <w:ins w:id="828" w:author="Tim Challman" w:date="2019-03-09T08:57:00Z">
        <w:r w:rsidR="005F62B4" w:rsidRPr="00A26112">
          <w:rPr>
            <w:lang w:val="en-GB"/>
            <w:rPrChange w:id="829" w:author="Tim Challman" w:date="2019-03-09T09:55:00Z">
              <w:rPr/>
            </w:rPrChange>
          </w:rPr>
          <w:t xml:space="preserve">multicollinearity </w:t>
        </w:r>
      </w:ins>
      <w:r w:rsidRPr="00A26112">
        <w:rPr>
          <w:lang w:val="en-GB"/>
          <w:rPrChange w:id="830" w:author="Tim Challman" w:date="2019-03-09T09:55:00Z">
            <w:rPr/>
          </w:rPrChange>
        </w:rPr>
        <w:t>in predictor variables (</w:t>
      </w:r>
      <w:r w:rsidRPr="00A26112">
        <w:rPr>
          <w:rStyle w:val="VerbatimChar"/>
          <w:lang w:val="en-GB"/>
          <w:rPrChange w:id="831" w:author="Tim Challman" w:date="2019-03-09T09:55:00Z">
            <w:rPr>
              <w:rStyle w:val="VerbatimChar"/>
            </w:rPr>
          </w:rPrChange>
        </w:rPr>
        <w:t>gamma</w:t>
      </w:r>
      <w:r w:rsidRPr="00A26112">
        <w:rPr>
          <w:lang w:val="en-GB"/>
          <w:rPrChange w:id="832" w:author="Tim Challman" w:date="2019-03-09T09:55:00Z">
            <w:rPr/>
          </w:rPrChange>
        </w:rPr>
        <w:t xml:space="preserve">), c) </w:t>
      </w:r>
      <w:del w:id="833" w:author="Tim Challman" w:date="2019-03-09T08:57:00Z">
        <w:r w:rsidRPr="00A26112" w:rsidDel="005F62B4">
          <w:rPr>
            <w:lang w:val="en-GB"/>
            <w:rPrChange w:id="834" w:author="Tim Challman" w:date="2019-03-09T09:55:00Z">
              <w:rPr/>
            </w:rPrChange>
          </w:rPr>
          <w:delText xml:space="preserve">Correlation </w:delText>
        </w:r>
      </w:del>
      <w:ins w:id="835" w:author="Tim Challman" w:date="2019-03-09T08:57:00Z">
        <w:r w:rsidR="005F62B4" w:rsidRPr="00A26112">
          <w:rPr>
            <w:lang w:val="en-GB"/>
            <w:rPrChange w:id="836" w:author="Tim Challman" w:date="2019-03-09T09:55:00Z">
              <w:rPr/>
            </w:rPrChange>
          </w:rPr>
          <w:t xml:space="preserve">correlation </w:t>
        </w:r>
      </w:ins>
      <w:r w:rsidRPr="00A26112">
        <w:rPr>
          <w:lang w:val="en-GB"/>
          <w:rPrChange w:id="837" w:author="Tim Challman" w:date="2019-03-09T09:55:00Z">
            <w:rPr/>
          </w:rPrChange>
        </w:rPr>
        <w:t>in response variables (</w:t>
      </w:r>
      <w:r w:rsidRPr="00A26112">
        <w:rPr>
          <w:rStyle w:val="VerbatimChar"/>
          <w:lang w:val="en-GB"/>
          <w:rPrChange w:id="838" w:author="Tim Challman" w:date="2019-03-09T09:55:00Z">
            <w:rPr>
              <w:rStyle w:val="VerbatimChar"/>
            </w:rPr>
          </w:rPrChange>
        </w:rPr>
        <w:t>eta</w:t>
      </w:r>
      <w:r w:rsidRPr="00A26112">
        <w:rPr>
          <w:lang w:val="en-GB"/>
          <w:rPrChange w:id="839" w:author="Tim Challman" w:date="2019-03-09T09:55:00Z">
            <w:rPr/>
          </w:rPrChange>
        </w:rPr>
        <w:t>) and d) position of predictor components relevant for the response (</w:t>
      </w:r>
      <w:r w:rsidRPr="00A26112">
        <w:rPr>
          <w:rStyle w:val="VerbatimChar"/>
          <w:lang w:val="en-GB"/>
          <w:rPrChange w:id="840" w:author="Tim Challman" w:date="2019-03-09T09:55:00Z">
            <w:rPr>
              <w:rStyle w:val="VerbatimChar"/>
            </w:rPr>
          </w:rPrChange>
        </w:rPr>
        <w:t>relpos</w:t>
      </w:r>
      <w:r w:rsidRPr="00A26112">
        <w:rPr>
          <w:lang w:val="en-GB"/>
          <w:rPrChange w:id="841" w:author="Tim Challman" w:date="2019-03-09T09:55:00Z">
            <w:rPr/>
          </w:rPrChange>
        </w:rPr>
        <w:t xml:space="preserve">). Using two levels of </w:t>
      </w:r>
      <w:r w:rsidRPr="00A26112">
        <w:rPr>
          <w:rStyle w:val="VerbatimChar"/>
          <w:lang w:val="en-GB"/>
          <w:rPrChange w:id="842" w:author="Tim Challman" w:date="2019-03-09T09:55:00Z">
            <w:rPr>
              <w:rStyle w:val="VerbatimChar"/>
            </w:rPr>
          </w:rPrChange>
        </w:rPr>
        <w:t>p</w:t>
      </w:r>
      <w:r w:rsidRPr="00A26112">
        <w:rPr>
          <w:lang w:val="en-GB"/>
          <w:rPrChange w:id="843" w:author="Tim Challman" w:date="2019-03-09T09:55:00Z">
            <w:rPr/>
          </w:rPrChange>
        </w:rPr>
        <w:t xml:space="preserve">, </w:t>
      </w:r>
      <w:r w:rsidRPr="00A26112">
        <w:rPr>
          <w:rStyle w:val="VerbatimChar"/>
          <w:lang w:val="en-GB"/>
          <w:rPrChange w:id="844" w:author="Tim Challman" w:date="2019-03-09T09:55:00Z">
            <w:rPr>
              <w:rStyle w:val="VerbatimChar"/>
            </w:rPr>
          </w:rPrChange>
        </w:rPr>
        <w:t>gamma</w:t>
      </w:r>
      <w:r w:rsidRPr="00A26112">
        <w:rPr>
          <w:lang w:val="en-GB"/>
          <w:rPrChange w:id="845" w:author="Tim Challman" w:date="2019-03-09T09:55:00Z">
            <w:rPr/>
          </w:rPrChange>
        </w:rPr>
        <w:t xml:space="preserve"> and </w:t>
      </w:r>
      <w:r w:rsidRPr="00A26112">
        <w:rPr>
          <w:rStyle w:val="VerbatimChar"/>
          <w:lang w:val="en-GB"/>
          <w:rPrChange w:id="846" w:author="Tim Challman" w:date="2019-03-09T09:55:00Z">
            <w:rPr>
              <w:rStyle w:val="VerbatimChar"/>
            </w:rPr>
          </w:rPrChange>
        </w:rPr>
        <w:t>relpos</w:t>
      </w:r>
      <w:r w:rsidRPr="00A26112">
        <w:rPr>
          <w:lang w:val="en-GB"/>
          <w:rPrChange w:id="847" w:author="Tim Challman" w:date="2019-03-09T09:55:00Z">
            <w:rPr/>
          </w:rPrChange>
        </w:rPr>
        <w:t xml:space="preserve"> and four levels of </w:t>
      </w:r>
      <w:r w:rsidRPr="00A26112">
        <w:rPr>
          <w:rStyle w:val="VerbatimChar"/>
          <w:lang w:val="en-GB"/>
          <w:rPrChange w:id="848" w:author="Tim Challman" w:date="2019-03-09T09:55:00Z">
            <w:rPr>
              <w:rStyle w:val="VerbatimChar"/>
            </w:rPr>
          </w:rPrChange>
        </w:rPr>
        <w:t>eta</w:t>
      </w:r>
      <w:r w:rsidRPr="00A26112">
        <w:rPr>
          <w:lang w:val="en-GB"/>
          <w:rPrChange w:id="849" w:author="Tim Challman" w:date="2019-03-09T09:55:00Z">
            <w:rPr/>
          </w:rPrChange>
        </w:rPr>
        <w:t>, 32 set of distinct properties are designed for the simulation.</w:t>
      </w:r>
    </w:p>
    <w:p w14:paraId="4C67176C" w14:textId="77777777" w:rsidR="0096095D" w:rsidRPr="00A26112" w:rsidRDefault="00CF708D">
      <w:pPr>
        <w:pStyle w:val="DefinitionTerm"/>
        <w:rPr>
          <w:lang w:val="en-GB"/>
          <w:rPrChange w:id="850" w:author="Tim Challman" w:date="2019-03-09T09:55:00Z">
            <w:rPr/>
          </w:rPrChange>
        </w:rPr>
      </w:pPr>
      <w:r w:rsidRPr="00A26112">
        <w:rPr>
          <w:lang w:val="en-GB"/>
          <w:rPrChange w:id="851" w:author="Tim Challman" w:date="2019-03-09T09:55:00Z">
            <w:rPr/>
          </w:rPrChange>
        </w:rPr>
        <w:t>Number of predictors:</w:t>
      </w:r>
    </w:p>
    <w:p w14:paraId="29FA77A2" w14:textId="77777777" w:rsidR="0096095D" w:rsidRPr="00A26112" w:rsidRDefault="00CF708D">
      <w:pPr>
        <w:pStyle w:val="Definition"/>
        <w:rPr>
          <w:lang w:val="en-GB"/>
          <w:rPrChange w:id="852" w:author="Tim Challman" w:date="2019-03-09T09:55:00Z">
            <w:rPr/>
          </w:rPrChange>
        </w:rPr>
      </w:pPr>
      <w:del w:id="853" w:author="Tim Challman" w:date="2019-03-09T08:57:00Z">
        <w:r w:rsidRPr="00A26112" w:rsidDel="005F62B4">
          <w:rPr>
            <w:lang w:val="en-GB"/>
            <w:rPrChange w:id="854" w:author="Tim Challman" w:date="2019-03-09T09:55:00Z">
              <w:rPr/>
            </w:rPrChange>
          </w:rPr>
          <w:delText>In order to</w:delText>
        </w:r>
      </w:del>
      <w:ins w:id="855" w:author="Tim Challman" w:date="2019-03-09T08:57:00Z">
        <w:r w:rsidR="005F62B4" w:rsidRPr="00A26112">
          <w:rPr>
            <w:lang w:val="en-GB"/>
            <w:rPrChange w:id="856" w:author="Tim Challman" w:date="2019-03-09T09:55:00Z">
              <w:rPr/>
            </w:rPrChange>
          </w:rPr>
          <w:t>To</w:t>
        </w:r>
      </w:ins>
      <w:r w:rsidRPr="00A26112">
        <w:rPr>
          <w:lang w:val="en-GB"/>
          <w:rPrChange w:id="857" w:author="Tim Challman" w:date="2019-03-09T09:55:00Z">
            <w:rPr/>
          </w:rPrChange>
        </w:rPr>
        <w:t xml:space="preserve"> observe the performance of the methods on tall and wide predictor matrices, 20 and 250 predictor variables are simulated with </w:t>
      </w:r>
      <w:ins w:id="858" w:author="Tim Challman" w:date="2019-03-09T08:58:00Z">
        <w:r w:rsidR="005F62B4" w:rsidRPr="00A26112">
          <w:rPr>
            <w:lang w:val="en-GB"/>
            <w:rPrChange w:id="859" w:author="Tim Challman" w:date="2019-03-09T09:55:00Z">
              <w:rPr/>
            </w:rPrChange>
          </w:rPr>
          <w:t xml:space="preserve">the </w:t>
        </w:r>
      </w:ins>
      <w:r w:rsidRPr="00A26112">
        <w:rPr>
          <w:lang w:val="en-GB"/>
          <w:rPrChange w:id="860" w:author="Tim Challman" w:date="2019-03-09T09:55:00Z">
            <w:rPr/>
          </w:rPrChange>
        </w:rPr>
        <w:t xml:space="preserve">number of observations fixed at 100. Parameter </w:t>
      </w:r>
      <w:r w:rsidRPr="00A26112">
        <w:rPr>
          <w:rStyle w:val="VerbatimChar"/>
          <w:lang w:val="en-GB"/>
          <w:rPrChange w:id="861" w:author="Tim Challman" w:date="2019-03-09T09:55:00Z">
            <w:rPr>
              <w:rStyle w:val="VerbatimChar"/>
            </w:rPr>
          </w:rPrChange>
        </w:rPr>
        <w:t>p</w:t>
      </w:r>
      <w:r w:rsidRPr="00A26112">
        <w:rPr>
          <w:lang w:val="en-GB"/>
          <w:rPrChange w:id="862" w:author="Tim Challman" w:date="2019-03-09T09:55:00Z">
            <w:rPr/>
          </w:rPrChange>
        </w:rPr>
        <w:t xml:space="preserve"> controls </w:t>
      </w:r>
      <w:del w:id="863" w:author="Tim Challman" w:date="2019-03-09T08:58:00Z">
        <w:r w:rsidRPr="00A26112" w:rsidDel="005F62B4">
          <w:rPr>
            <w:lang w:val="en-GB"/>
            <w:rPrChange w:id="864" w:author="Tim Challman" w:date="2019-03-09T09:55:00Z">
              <w:rPr/>
            </w:rPrChange>
          </w:rPr>
          <w:delText xml:space="preserve">this </w:delText>
        </w:r>
      </w:del>
      <w:ins w:id="865" w:author="Tim Challman" w:date="2019-03-09T08:58:00Z">
        <w:r w:rsidR="005F62B4" w:rsidRPr="00A26112">
          <w:rPr>
            <w:lang w:val="en-GB"/>
            <w:rPrChange w:id="866" w:author="Tim Challman" w:date="2019-03-09T09:55:00Z">
              <w:rPr/>
            </w:rPrChange>
          </w:rPr>
          <w:t xml:space="preserve">these </w:t>
        </w:r>
      </w:ins>
      <w:r w:rsidRPr="00A26112">
        <w:rPr>
          <w:lang w:val="en-GB"/>
          <w:rPrChange w:id="867" w:author="Tim Challman" w:date="2019-03-09T09:55:00Z">
            <w:rPr/>
          </w:rPrChange>
        </w:rPr>
        <w:t xml:space="preserve">properties in the </w:t>
      </w:r>
      <w:r w:rsidRPr="00A26112">
        <w:rPr>
          <w:rStyle w:val="VerbatimChar"/>
          <w:lang w:val="en-GB"/>
          <w:rPrChange w:id="868" w:author="Tim Challman" w:date="2019-03-09T09:55:00Z">
            <w:rPr>
              <w:rStyle w:val="VerbatimChar"/>
            </w:rPr>
          </w:rPrChange>
        </w:rPr>
        <w:t>simrel</w:t>
      </w:r>
      <w:r w:rsidRPr="00A26112">
        <w:rPr>
          <w:lang w:val="en-GB"/>
          <w:rPrChange w:id="869" w:author="Tim Challman" w:date="2019-03-09T09:55:00Z">
            <w:rPr/>
          </w:rPrChange>
        </w:rPr>
        <w:t xml:space="preserve"> function.</w:t>
      </w:r>
    </w:p>
    <w:p w14:paraId="08CC3CD3" w14:textId="77777777" w:rsidR="0096095D" w:rsidRPr="00A26112" w:rsidRDefault="00CF708D">
      <w:pPr>
        <w:pStyle w:val="DefinitionTerm"/>
        <w:rPr>
          <w:lang w:val="en-GB"/>
          <w:rPrChange w:id="870" w:author="Tim Challman" w:date="2019-03-09T09:55:00Z">
            <w:rPr/>
          </w:rPrChange>
        </w:rPr>
      </w:pPr>
      <w:r w:rsidRPr="00A26112">
        <w:rPr>
          <w:lang w:val="en-GB"/>
          <w:rPrChange w:id="871" w:author="Tim Challman" w:date="2019-03-09T09:55:00Z">
            <w:rPr/>
          </w:rPrChange>
        </w:rPr>
        <w:t>Multicollinearity in predictor variables:</w:t>
      </w:r>
    </w:p>
    <w:p w14:paraId="1E461C42" w14:textId="77777777" w:rsidR="0096095D" w:rsidRPr="00A26112" w:rsidRDefault="00CF708D">
      <w:pPr>
        <w:pStyle w:val="Definition"/>
        <w:rPr>
          <w:lang w:val="en-GB"/>
          <w:rPrChange w:id="872" w:author="Tim Challman" w:date="2019-03-09T09:55:00Z">
            <w:rPr/>
          </w:rPrChange>
        </w:rPr>
      </w:pPr>
      <w:r w:rsidRPr="00A26112">
        <w:rPr>
          <w:lang w:val="en-GB"/>
          <w:rPrChange w:id="873" w:author="Tim Challman" w:date="2019-03-09T09:55:00Z">
            <w:rPr/>
          </w:rPrChange>
        </w:rPr>
        <w:t xml:space="preserve">Highly collinear predictors can be explained completely by few components. The parameter </w:t>
      </w:r>
      <w:r w:rsidRPr="00A26112">
        <w:rPr>
          <w:rStyle w:val="VerbatimChar"/>
          <w:lang w:val="en-GB"/>
          <w:rPrChange w:id="874" w:author="Tim Challman" w:date="2019-03-09T09:55:00Z">
            <w:rPr>
              <w:rStyle w:val="VerbatimChar"/>
            </w:rPr>
          </w:rPrChange>
        </w:rPr>
        <w:t>gamma</w:t>
      </w:r>
      <w:r w:rsidRPr="00A26112">
        <w:rPr>
          <w:lang w:val="en-GB"/>
          <w:rPrChange w:id="875" w:author="Tim Challman" w:date="2019-03-09T09:55:00Z">
            <w:rPr/>
          </w:rPrChange>
        </w:rPr>
        <w:t xml:space="preserve"> (</w:t>
      </w:r>
      <m:oMath>
        <m:r>
          <w:rPr>
            <w:rFonts w:ascii="Cambria Math" w:hAnsi="Cambria Math"/>
            <w:lang w:val="en-GB"/>
            <w:rPrChange w:id="876" w:author="Tim Challman" w:date="2019-03-09T09:55:00Z">
              <w:rPr>
                <w:rFonts w:ascii="Cambria Math" w:hAnsi="Cambria Math"/>
              </w:rPr>
            </w:rPrChange>
          </w:rPr>
          <m:t>γ</m:t>
        </m:r>
      </m:oMath>
      <w:r w:rsidRPr="00A26112">
        <w:rPr>
          <w:lang w:val="en-GB"/>
          <w:rPrChange w:id="877" w:author="Tim Challman" w:date="2019-03-09T09:55:00Z">
            <w:rPr/>
          </w:rPrChange>
        </w:rPr>
        <w:t xml:space="preserve">) in </w:t>
      </w:r>
      <w:r w:rsidRPr="00A26112">
        <w:rPr>
          <w:rStyle w:val="VerbatimChar"/>
          <w:lang w:val="en-GB"/>
          <w:rPrChange w:id="878" w:author="Tim Challman" w:date="2019-03-09T09:55:00Z">
            <w:rPr>
              <w:rStyle w:val="VerbatimChar"/>
            </w:rPr>
          </w:rPrChange>
        </w:rPr>
        <w:t>simrel</w:t>
      </w:r>
      <w:r w:rsidRPr="00A26112">
        <w:rPr>
          <w:lang w:val="en-GB"/>
          <w:rPrChange w:id="879" w:author="Tim Challman" w:date="2019-03-09T09:55:00Z">
            <w:rPr/>
          </w:rPrChange>
        </w:rPr>
        <w:t xml:space="preserve"> controls decline in the eigenvalues of the predictor variables as (5).</w:t>
      </w:r>
    </w:p>
    <w:p w14:paraId="02B6CCE6" w14:textId="77777777" w:rsidR="0096095D" w:rsidRPr="00A26112" w:rsidRDefault="00CF708D">
      <w:pPr>
        <w:pStyle w:val="FirstParagraph"/>
        <w:rPr>
          <w:lang w:val="en-GB"/>
          <w:rPrChange w:id="880" w:author="Tim Challman" w:date="2019-03-09T09:55:00Z">
            <w:rPr/>
          </w:rPrChange>
        </w:rPr>
      </w:pPr>
      <w:r w:rsidRPr="00A26112">
        <w:rPr>
          <w:lang w:val="en-GB"/>
          <w:rPrChange w:id="881" w:author="Tim Challman" w:date="2019-03-09T09:55:00Z">
            <w:rPr/>
          </w:rPrChange>
        </w:rPr>
        <w:t xml:space="preserve">Here, </w:t>
      </w:r>
      <m:oMath>
        <m:sSub>
          <m:sSubPr>
            <m:ctrlPr>
              <w:rPr>
                <w:rFonts w:ascii="Cambria Math" w:hAnsi="Cambria Math"/>
                <w:lang w:val="en-GB"/>
              </w:rPr>
            </m:ctrlPr>
          </m:sSubPr>
          <m:e>
            <m:r>
              <w:rPr>
                <w:rFonts w:ascii="Cambria Math" w:hAnsi="Cambria Math"/>
                <w:lang w:val="en-GB"/>
                <w:rPrChange w:id="882" w:author="Tim Challman" w:date="2019-03-09T09:55:00Z">
                  <w:rPr>
                    <w:rFonts w:ascii="Cambria Math" w:hAnsi="Cambria Math"/>
                  </w:rPr>
                </w:rPrChange>
              </w:rPr>
              <m:t>λ</m:t>
            </m:r>
          </m:e>
          <m:sub>
            <m:r>
              <w:rPr>
                <w:rFonts w:ascii="Cambria Math" w:hAnsi="Cambria Math"/>
                <w:lang w:val="en-GB"/>
                <w:rPrChange w:id="883" w:author="Tim Challman" w:date="2019-03-09T09:55:00Z">
                  <w:rPr>
                    <w:rFonts w:ascii="Cambria Math" w:hAnsi="Cambria Math"/>
                  </w:rPr>
                </w:rPrChange>
              </w:rPr>
              <m:t>i</m:t>
            </m:r>
          </m:sub>
        </m:sSub>
        <m:r>
          <w:rPr>
            <w:rFonts w:ascii="Cambria Math" w:hAnsi="Cambria Math"/>
            <w:lang w:val="en-GB"/>
            <w:rPrChange w:id="884" w:author="Tim Challman" w:date="2019-03-09T09:55:00Z">
              <w:rPr>
                <w:rFonts w:ascii="Cambria Math" w:hAnsi="Cambria Math"/>
              </w:rPr>
            </w:rPrChange>
          </w:rPr>
          <m:t>,i=1,2,…p</m:t>
        </m:r>
      </m:oMath>
      <w:r w:rsidRPr="00A26112">
        <w:rPr>
          <w:lang w:val="en-GB"/>
          <w:rPrChange w:id="885" w:author="Tim Challman" w:date="2019-03-09T09:55:00Z">
            <w:rPr/>
          </w:rPrChange>
        </w:rPr>
        <w:t xml:space="preserve"> are eigenvalues of the predictor variables. </w:t>
      </w:r>
      <w:ins w:id="886" w:author="Tim Challman" w:date="2019-03-09T08:59:00Z">
        <w:r w:rsidR="005F62B4" w:rsidRPr="00A26112">
          <w:rPr>
            <w:lang w:val="en-GB"/>
            <w:rPrChange w:id="887" w:author="Tim Challman" w:date="2019-03-09T09:55:00Z">
              <w:rPr/>
            </w:rPrChange>
          </w:rPr>
          <w:t>We</w:t>
        </w:r>
      </w:ins>
      <w:del w:id="888" w:author="Tim Challman" w:date="2019-03-09T08:59:00Z">
        <w:r w:rsidRPr="00A26112" w:rsidDel="005F62B4">
          <w:rPr>
            <w:lang w:val="en-GB"/>
            <w:rPrChange w:id="889" w:author="Tim Challman" w:date="2019-03-09T09:55:00Z">
              <w:rPr/>
            </w:rPrChange>
          </w:rPr>
          <w:delText>Here we</w:delText>
        </w:r>
      </w:del>
      <w:r w:rsidRPr="00A26112">
        <w:rPr>
          <w:lang w:val="en-GB"/>
          <w:rPrChange w:id="890" w:author="Tim Challman" w:date="2019-03-09T09:55:00Z">
            <w:rPr/>
          </w:rPrChange>
        </w:rPr>
        <w:t xml:space="preserve"> have used 0.2 and 0.9 as different levels of </w:t>
      </w:r>
      <w:r w:rsidRPr="00A26112">
        <w:rPr>
          <w:rStyle w:val="VerbatimChar"/>
          <w:lang w:val="en-GB"/>
          <w:rPrChange w:id="891" w:author="Tim Challman" w:date="2019-03-09T09:55:00Z">
            <w:rPr>
              <w:rStyle w:val="VerbatimChar"/>
            </w:rPr>
          </w:rPrChange>
        </w:rPr>
        <w:t>gamma</w:t>
      </w:r>
      <w:r w:rsidRPr="00A26112">
        <w:rPr>
          <w:lang w:val="en-GB"/>
          <w:rPrChange w:id="892" w:author="Tim Challman" w:date="2019-03-09T09:55:00Z">
            <w:rPr/>
          </w:rPrChange>
        </w:rPr>
        <w:t xml:space="preserve">. The higher the value of gamma, the higher </w:t>
      </w:r>
      <w:del w:id="893" w:author="Tim Challman" w:date="2019-03-09T08:59:00Z">
        <w:r w:rsidRPr="00A26112" w:rsidDel="005F62B4">
          <w:rPr>
            <w:lang w:val="en-GB"/>
            <w:rPrChange w:id="894" w:author="Tim Challman" w:date="2019-03-09T09:55:00Z">
              <w:rPr/>
            </w:rPrChange>
          </w:rPr>
          <w:delText xml:space="preserve">will be </w:delText>
        </w:r>
      </w:del>
      <w:r w:rsidRPr="00A26112">
        <w:rPr>
          <w:lang w:val="en-GB"/>
          <w:rPrChange w:id="895" w:author="Tim Challman" w:date="2019-03-09T09:55:00Z">
            <w:rPr/>
          </w:rPrChange>
        </w:rPr>
        <w:t xml:space="preserve">the multicollinearity </w:t>
      </w:r>
      <w:ins w:id="896" w:author="Tim Challman" w:date="2019-03-09T08:59:00Z">
        <w:r w:rsidR="005F62B4" w:rsidRPr="00A26112">
          <w:rPr>
            <w:lang w:val="en-GB"/>
            <w:rPrChange w:id="897" w:author="Tim Challman" w:date="2019-03-09T09:55:00Z">
              <w:rPr/>
            </w:rPrChange>
          </w:rPr>
          <w:t xml:space="preserve">will be, </w:t>
        </w:r>
      </w:ins>
      <w:r w:rsidRPr="00A26112">
        <w:rPr>
          <w:lang w:val="en-GB"/>
          <w:rPrChange w:id="898" w:author="Tim Challman" w:date="2019-03-09T09:55:00Z">
            <w:rPr/>
          </w:rPrChange>
        </w:rPr>
        <w:t>and vice versa.</w:t>
      </w:r>
    </w:p>
    <w:p w14:paraId="39DF3A85" w14:textId="77777777" w:rsidR="0096095D" w:rsidRPr="00A26112" w:rsidRDefault="00CF708D">
      <w:pPr>
        <w:pStyle w:val="DefinitionTerm"/>
        <w:rPr>
          <w:lang w:val="en-GB"/>
          <w:rPrChange w:id="899" w:author="Tim Challman" w:date="2019-03-09T09:55:00Z">
            <w:rPr/>
          </w:rPrChange>
        </w:rPr>
      </w:pPr>
      <w:r w:rsidRPr="00A26112">
        <w:rPr>
          <w:lang w:val="en-GB"/>
          <w:rPrChange w:id="900" w:author="Tim Challman" w:date="2019-03-09T09:55:00Z">
            <w:rPr/>
          </w:rPrChange>
        </w:rPr>
        <w:t>Correlation in response variables:</w:t>
      </w:r>
    </w:p>
    <w:p w14:paraId="43D4C52E" w14:textId="77777777" w:rsidR="0096095D" w:rsidRPr="00A26112" w:rsidRDefault="00CF708D">
      <w:pPr>
        <w:pStyle w:val="Definition"/>
        <w:rPr>
          <w:lang w:val="en-GB"/>
          <w:rPrChange w:id="901" w:author="Tim Challman" w:date="2019-03-09T09:55:00Z">
            <w:rPr/>
          </w:rPrChange>
        </w:rPr>
      </w:pPr>
      <w:r w:rsidRPr="00A26112">
        <w:rPr>
          <w:lang w:val="en-GB"/>
          <w:rPrChange w:id="902" w:author="Tim Challman" w:date="2019-03-09T09:55:00Z">
            <w:rPr/>
          </w:rPrChange>
        </w:rPr>
        <w:t xml:space="preserve">Correlation among response variables </w:t>
      </w:r>
      <w:del w:id="903" w:author="Tim Challman" w:date="2019-03-09T09:00:00Z">
        <w:r w:rsidRPr="00A26112" w:rsidDel="005F62B4">
          <w:rPr>
            <w:lang w:val="en-GB"/>
            <w:rPrChange w:id="904" w:author="Tim Challman" w:date="2019-03-09T09:55:00Z">
              <w:rPr/>
            </w:rPrChange>
          </w:rPr>
          <w:delText>is a less explored area</w:delText>
        </w:r>
      </w:del>
      <w:ins w:id="905" w:author="Tim Challman" w:date="2019-03-09T09:00:00Z">
        <w:r w:rsidR="005F62B4" w:rsidRPr="00A26112">
          <w:rPr>
            <w:lang w:val="en-GB"/>
            <w:rPrChange w:id="906" w:author="Tim Challman" w:date="2019-03-09T09:55:00Z">
              <w:rPr/>
            </w:rPrChange>
          </w:rPr>
          <w:t>has been explored to a lesser extent</w:t>
        </w:r>
      </w:ins>
      <w:r w:rsidRPr="00A26112">
        <w:rPr>
          <w:lang w:val="en-GB"/>
          <w:rPrChange w:id="907" w:author="Tim Challman" w:date="2019-03-09T09:55:00Z">
            <w:rPr/>
          </w:rPrChange>
        </w:rPr>
        <w:t xml:space="preserve">. Here we have tried to explore that part with </w:t>
      </w:r>
      <w:del w:id="908" w:author="Tim Challman" w:date="2019-03-09T09:00:00Z">
        <w:r w:rsidRPr="00A26112" w:rsidDel="005F62B4">
          <w:rPr>
            <w:lang w:val="en-GB"/>
            <w:rPrChange w:id="909" w:author="Tim Challman" w:date="2019-03-09T09:55:00Z">
              <w:rPr/>
            </w:rPrChange>
          </w:rPr>
          <w:delText xml:space="preserve">4 </w:delText>
        </w:r>
      </w:del>
      <w:ins w:id="910" w:author="Tim Challman" w:date="2019-03-09T09:00:00Z">
        <w:r w:rsidR="005F62B4" w:rsidRPr="00A26112">
          <w:rPr>
            <w:lang w:val="en-GB"/>
            <w:rPrChange w:id="911" w:author="Tim Challman" w:date="2019-03-09T09:55:00Z">
              <w:rPr/>
            </w:rPrChange>
          </w:rPr>
          <w:t xml:space="preserve">four </w:t>
        </w:r>
      </w:ins>
      <w:r w:rsidRPr="00A26112">
        <w:rPr>
          <w:lang w:val="en-GB"/>
          <w:rPrChange w:id="912" w:author="Tim Challman" w:date="2019-03-09T09:55:00Z">
            <w:rPr/>
          </w:rPrChange>
        </w:rPr>
        <w:t xml:space="preserve">levels of correlation in the response variables. We have used the </w:t>
      </w:r>
      <w:r w:rsidRPr="00A26112">
        <w:rPr>
          <w:rStyle w:val="VerbatimChar"/>
          <w:lang w:val="en-GB"/>
          <w:rPrChange w:id="913" w:author="Tim Challman" w:date="2019-03-09T09:55:00Z">
            <w:rPr>
              <w:rStyle w:val="VerbatimChar"/>
            </w:rPr>
          </w:rPrChange>
        </w:rPr>
        <w:t>eta</w:t>
      </w:r>
      <w:r w:rsidRPr="00A26112">
        <w:rPr>
          <w:lang w:val="en-GB"/>
          <w:rPrChange w:id="914" w:author="Tim Challman" w:date="2019-03-09T09:55:00Z">
            <w:rPr/>
          </w:rPrChange>
        </w:rPr>
        <w:t xml:space="preserve"> (</w:t>
      </w:r>
      <m:oMath>
        <m:r>
          <w:rPr>
            <w:rFonts w:ascii="Cambria Math" w:hAnsi="Cambria Math"/>
            <w:lang w:val="en-GB"/>
            <w:rPrChange w:id="915" w:author="Tim Challman" w:date="2019-03-09T09:55:00Z">
              <w:rPr>
                <w:rFonts w:ascii="Cambria Math" w:hAnsi="Cambria Math"/>
              </w:rPr>
            </w:rPrChange>
          </w:rPr>
          <m:t>η</m:t>
        </m:r>
      </m:oMath>
      <w:r w:rsidRPr="00A26112">
        <w:rPr>
          <w:lang w:val="en-GB"/>
          <w:rPrChange w:id="916" w:author="Tim Challman" w:date="2019-03-09T09:55:00Z">
            <w:rPr/>
          </w:rPrChange>
        </w:rPr>
        <w:t xml:space="preserve">) parameter of </w:t>
      </w:r>
      <w:r w:rsidRPr="00A26112">
        <w:rPr>
          <w:rStyle w:val="VerbatimChar"/>
          <w:lang w:val="en-GB"/>
          <w:rPrChange w:id="917" w:author="Tim Challman" w:date="2019-03-09T09:55:00Z">
            <w:rPr>
              <w:rStyle w:val="VerbatimChar"/>
            </w:rPr>
          </w:rPrChange>
        </w:rPr>
        <w:t>simrel</w:t>
      </w:r>
      <w:r w:rsidRPr="00A26112">
        <w:rPr>
          <w:lang w:val="en-GB"/>
          <w:rPrChange w:id="918" w:author="Tim Challman" w:date="2019-03-09T09:55:00Z">
            <w:rPr/>
          </w:rPrChange>
        </w:rPr>
        <w:t xml:space="preserve"> for controlling the decline in eigenvalues corresponding to the response variables as (6).</w:t>
      </w:r>
    </w:p>
    <w:p w14:paraId="549D3D6B" w14:textId="77777777" w:rsidR="0096095D" w:rsidRPr="00A26112" w:rsidRDefault="00CF708D">
      <w:pPr>
        <w:pStyle w:val="FirstParagraph"/>
        <w:rPr>
          <w:lang w:val="en-GB"/>
          <w:rPrChange w:id="919" w:author="Tim Challman" w:date="2019-03-09T09:55:00Z">
            <w:rPr/>
          </w:rPrChange>
        </w:rPr>
      </w:pPr>
      <w:r w:rsidRPr="00A26112">
        <w:rPr>
          <w:lang w:val="en-GB"/>
          <w:rPrChange w:id="920" w:author="Tim Challman" w:date="2019-03-09T09:55:00Z">
            <w:rPr/>
          </w:rPrChange>
        </w:rPr>
        <w:lastRenderedPageBreak/>
        <w:t xml:space="preserve">Here, </w:t>
      </w:r>
      <m:oMath>
        <m:sSub>
          <m:sSubPr>
            <m:ctrlPr>
              <w:rPr>
                <w:rFonts w:ascii="Cambria Math" w:hAnsi="Cambria Math"/>
                <w:lang w:val="en-GB"/>
              </w:rPr>
            </m:ctrlPr>
          </m:sSubPr>
          <m:e>
            <m:r>
              <w:rPr>
                <w:rFonts w:ascii="Cambria Math" w:hAnsi="Cambria Math"/>
                <w:lang w:val="en-GB"/>
                <w:rPrChange w:id="921" w:author="Tim Challman" w:date="2019-03-09T09:55:00Z">
                  <w:rPr>
                    <w:rFonts w:ascii="Cambria Math" w:hAnsi="Cambria Math"/>
                  </w:rPr>
                </w:rPrChange>
              </w:rPr>
              <m:t>κ</m:t>
            </m:r>
          </m:e>
          <m:sub>
            <m:r>
              <w:rPr>
                <w:rFonts w:ascii="Cambria Math" w:hAnsi="Cambria Math"/>
                <w:lang w:val="en-GB"/>
                <w:rPrChange w:id="922" w:author="Tim Challman" w:date="2019-03-09T09:55:00Z">
                  <w:rPr>
                    <w:rFonts w:ascii="Cambria Math" w:hAnsi="Cambria Math"/>
                  </w:rPr>
                </w:rPrChange>
              </w:rPr>
              <m:t>j</m:t>
            </m:r>
          </m:sub>
        </m:sSub>
        <m:r>
          <w:rPr>
            <w:rFonts w:ascii="Cambria Math" w:hAnsi="Cambria Math"/>
            <w:lang w:val="en-GB"/>
            <w:rPrChange w:id="923" w:author="Tim Challman" w:date="2019-03-09T09:55:00Z">
              <w:rPr>
                <w:rFonts w:ascii="Cambria Math" w:hAnsi="Cambria Math"/>
              </w:rPr>
            </w:rPrChange>
          </w:rPr>
          <m:t>,i=1,2,…m</m:t>
        </m:r>
      </m:oMath>
      <w:r w:rsidRPr="00A26112">
        <w:rPr>
          <w:lang w:val="en-GB"/>
          <w:rPrChange w:id="924" w:author="Tim Challman" w:date="2019-03-09T09:55:00Z">
            <w:rPr/>
          </w:rPrChange>
        </w:rPr>
        <w:t xml:space="preserve"> are the eigenvalues of the response variables and </w:t>
      </w:r>
      <w:r w:rsidRPr="00A26112">
        <w:rPr>
          <w:rStyle w:val="VerbatimChar"/>
          <w:lang w:val="en-GB"/>
          <w:rPrChange w:id="925" w:author="Tim Challman" w:date="2019-03-09T09:55:00Z">
            <w:rPr>
              <w:rStyle w:val="VerbatimChar"/>
            </w:rPr>
          </w:rPrChange>
        </w:rPr>
        <w:t>m</w:t>
      </w:r>
      <w:r w:rsidRPr="00A26112">
        <w:rPr>
          <w:lang w:val="en-GB"/>
          <w:rPrChange w:id="926" w:author="Tim Challman" w:date="2019-03-09T09:55:00Z">
            <w:rPr/>
          </w:rPrChange>
        </w:rPr>
        <w:t xml:space="preserve"> is the number of response variables. </w:t>
      </w:r>
      <w:ins w:id="927" w:author="Tim Challman" w:date="2019-03-09T09:01:00Z">
        <w:r w:rsidR="005F62B4" w:rsidRPr="00A26112">
          <w:rPr>
            <w:lang w:val="en-GB"/>
            <w:rPrChange w:id="928" w:author="Tim Challman" w:date="2019-03-09T09:55:00Z">
              <w:rPr/>
            </w:rPrChange>
          </w:rPr>
          <w:t>W</w:t>
        </w:r>
      </w:ins>
      <w:del w:id="929" w:author="Tim Challman" w:date="2019-03-09T09:01:00Z">
        <w:r w:rsidRPr="00A26112" w:rsidDel="005F62B4">
          <w:rPr>
            <w:lang w:val="en-GB"/>
            <w:rPrChange w:id="930" w:author="Tim Challman" w:date="2019-03-09T09:55:00Z">
              <w:rPr/>
            </w:rPrChange>
          </w:rPr>
          <w:delText>Here w</w:delText>
        </w:r>
      </w:del>
      <w:r w:rsidRPr="00A26112">
        <w:rPr>
          <w:lang w:val="en-GB"/>
          <w:rPrChange w:id="931" w:author="Tim Challman" w:date="2019-03-09T09:55:00Z">
            <w:rPr/>
          </w:rPrChange>
        </w:rPr>
        <w:t xml:space="preserve">e have used 0, 0.4, 0.8 and 1.2 as different levels of </w:t>
      </w:r>
      <w:r w:rsidRPr="00A26112">
        <w:rPr>
          <w:rStyle w:val="VerbatimChar"/>
          <w:lang w:val="en-GB"/>
          <w:rPrChange w:id="932" w:author="Tim Challman" w:date="2019-03-09T09:55:00Z">
            <w:rPr>
              <w:rStyle w:val="VerbatimChar"/>
            </w:rPr>
          </w:rPrChange>
        </w:rPr>
        <w:t>eta</w:t>
      </w:r>
      <w:r w:rsidRPr="00A26112">
        <w:rPr>
          <w:lang w:val="en-GB"/>
          <w:rPrChange w:id="933" w:author="Tim Challman" w:date="2019-03-09T09:55:00Z">
            <w:rPr/>
          </w:rPrChange>
        </w:rPr>
        <w:t xml:space="preserve">. The larger the value of eta, the larger </w:t>
      </w:r>
      <w:del w:id="934" w:author="Tim Challman" w:date="2019-03-09T09:01:00Z">
        <w:r w:rsidRPr="00A26112" w:rsidDel="005F62B4">
          <w:rPr>
            <w:lang w:val="en-GB"/>
            <w:rPrChange w:id="935" w:author="Tim Challman" w:date="2019-03-09T09:55:00Z">
              <w:rPr/>
            </w:rPrChange>
          </w:rPr>
          <w:delText xml:space="preserve">will be </w:delText>
        </w:r>
      </w:del>
      <w:r w:rsidRPr="00A26112">
        <w:rPr>
          <w:lang w:val="en-GB"/>
          <w:rPrChange w:id="936" w:author="Tim Challman" w:date="2019-03-09T09:55:00Z">
            <w:rPr/>
          </w:rPrChange>
        </w:rPr>
        <w:t xml:space="preserve">the correlation </w:t>
      </w:r>
      <w:ins w:id="937" w:author="Tim Challman" w:date="2019-03-09T09:01:00Z">
        <w:r w:rsidR="005F62B4" w:rsidRPr="00A26112">
          <w:rPr>
            <w:lang w:val="en-GB"/>
            <w:rPrChange w:id="938" w:author="Tim Challman" w:date="2019-03-09T09:55:00Z">
              <w:rPr/>
            </w:rPrChange>
          </w:rPr>
          <w:t xml:space="preserve">will be </w:t>
        </w:r>
      </w:ins>
      <w:r w:rsidRPr="00A26112">
        <w:rPr>
          <w:lang w:val="en-GB"/>
          <w:rPrChange w:id="939" w:author="Tim Challman" w:date="2019-03-09T09:55:00Z">
            <w:rPr/>
          </w:rPrChange>
        </w:rPr>
        <w:t>between response variables</w:t>
      </w:r>
      <w:ins w:id="940" w:author="Tim Challman" w:date="2019-03-09T09:01:00Z">
        <w:r w:rsidR="005F62B4" w:rsidRPr="00A26112">
          <w:rPr>
            <w:lang w:val="en-GB"/>
            <w:rPrChange w:id="941" w:author="Tim Challman" w:date="2019-03-09T09:55:00Z">
              <w:rPr/>
            </w:rPrChange>
          </w:rPr>
          <w:t>,</w:t>
        </w:r>
      </w:ins>
      <w:r w:rsidRPr="00A26112">
        <w:rPr>
          <w:lang w:val="en-GB"/>
          <w:rPrChange w:id="942" w:author="Tim Challman" w:date="2019-03-09T09:55:00Z">
            <w:rPr/>
          </w:rPrChange>
        </w:rPr>
        <w:t xml:space="preserve"> and vice versa.</w:t>
      </w:r>
    </w:p>
    <w:p w14:paraId="2F4A0531" w14:textId="77777777" w:rsidR="0096095D" w:rsidRPr="00A26112" w:rsidRDefault="00CF708D">
      <w:pPr>
        <w:pStyle w:val="DefinitionTerm"/>
        <w:rPr>
          <w:lang w:val="en-GB"/>
          <w:rPrChange w:id="943" w:author="Tim Challman" w:date="2019-03-09T09:55:00Z">
            <w:rPr/>
          </w:rPrChange>
        </w:rPr>
      </w:pPr>
      <w:r w:rsidRPr="00A26112">
        <w:rPr>
          <w:lang w:val="en-GB"/>
          <w:rPrChange w:id="944" w:author="Tim Challman" w:date="2019-03-09T09:55:00Z">
            <w:rPr/>
          </w:rPrChange>
        </w:rPr>
        <w:t>Position of predictor components relevant to the response:</w:t>
      </w:r>
    </w:p>
    <w:p w14:paraId="45B6020A" w14:textId="77777777" w:rsidR="0096095D" w:rsidRPr="00A26112" w:rsidRDefault="00CF708D">
      <w:pPr>
        <w:pStyle w:val="Definition"/>
        <w:rPr>
          <w:lang w:val="en-GB"/>
          <w:rPrChange w:id="945" w:author="Tim Challman" w:date="2019-03-09T09:55:00Z">
            <w:rPr/>
          </w:rPrChange>
        </w:rPr>
      </w:pPr>
      <w:r w:rsidRPr="00A26112">
        <w:rPr>
          <w:lang w:val="en-GB"/>
          <w:rPrChange w:id="946" w:author="Tim Challman" w:date="2019-03-09T09:55:00Z">
            <w:rPr/>
          </w:rPrChange>
        </w:rPr>
        <w:t xml:space="preserve">The principal components of the predictors are ordered. The first principal component captures most of the variation in the predictors. The second captures </w:t>
      </w:r>
      <w:commentRangeStart w:id="947"/>
      <w:r w:rsidRPr="00A26112">
        <w:rPr>
          <w:lang w:val="en-GB"/>
          <w:rPrChange w:id="948" w:author="Tim Challman" w:date="2019-03-09T09:55:00Z">
            <w:rPr/>
          </w:rPrChange>
        </w:rPr>
        <w:t>the most in the rest that is</w:t>
      </w:r>
      <w:commentRangeEnd w:id="947"/>
      <w:r w:rsidR="005F62B4" w:rsidRPr="00A26112">
        <w:rPr>
          <w:rStyle w:val="CommentReference"/>
          <w:lang w:val="en-GB"/>
          <w:rPrChange w:id="949" w:author="Tim Challman" w:date="2019-03-09T09:55:00Z">
            <w:rPr>
              <w:rStyle w:val="CommentReference"/>
            </w:rPr>
          </w:rPrChange>
        </w:rPr>
        <w:commentReference w:id="947"/>
      </w:r>
      <w:r w:rsidRPr="00A26112">
        <w:rPr>
          <w:lang w:val="en-GB"/>
          <w:rPrChange w:id="950" w:author="Tim Challman" w:date="2019-03-09T09:55:00Z">
            <w:rPr/>
          </w:rPrChange>
        </w:rPr>
        <w:t xml:space="preserve"> left by the first principal components and so on. In highly collinear predictors, the variation captured by the first few components is relatively high. However, if those components are not relevant for the response, prediction becomes difficult (Helland and Almøy </w:t>
      </w:r>
      <w:r w:rsidR="00A52EAC" w:rsidRPr="00A26112">
        <w:rPr>
          <w:lang w:val="en-GB"/>
          <w:rPrChange w:id="951" w:author="Tim Challman" w:date="2019-03-09T09:55:00Z">
            <w:rPr/>
          </w:rPrChange>
        </w:rPr>
        <w:fldChar w:fldCharType="begin"/>
      </w:r>
      <w:r w:rsidR="00A52EAC" w:rsidRPr="00A26112">
        <w:rPr>
          <w:lang w:val="en-GB"/>
          <w:rPrChange w:id="952" w:author="Tim Challman" w:date="2019-03-09T09:55:00Z">
            <w:rPr/>
          </w:rPrChange>
        </w:rPr>
        <w:instrText xml:space="preserve"> HYPERLINK \l "ref-Helland1994b" \h </w:instrText>
      </w:r>
      <w:r w:rsidR="00A52EAC" w:rsidRPr="00A26112">
        <w:rPr>
          <w:lang w:val="en-GB"/>
          <w:rPrChange w:id="953" w:author="Tim Challman" w:date="2019-03-09T09:55:00Z">
            <w:rPr>
              <w:rStyle w:val="Hyperlink"/>
            </w:rPr>
          </w:rPrChange>
        </w:rPr>
        <w:fldChar w:fldCharType="separate"/>
      </w:r>
      <w:r w:rsidRPr="00A26112">
        <w:rPr>
          <w:rStyle w:val="Hyperlink"/>
          <w:lang w:val="en-GB"/>
          <w:rPrChange w:id="954" w:author="Tim Challman" w:date="2019-03-09T09:55:00Z">
            <w:rPr>
              <w:rStyle w:val="Hyperlink"/>
            </w:rPr>
          </w:rPrChange>
        </w:rPr>
        <w:t>1994</w:t>
      </w:r>
      <w:r w:rsidR="00A52EAC" w:rsidRPr="00A26112">
        <w:rPr>
          <w:rStyle w:val="Hyperlink"/>
          <w:lang w:val="en-GB"/>
          <w:rPrChange w:id="955" w:author="Tim Challman" w:date="2019-03-09T09:55:00Z">
            <w:rPr>
              <w:rStyle w:val="Hyperlink"/>
            </w:rPr>
          </w:rPrChange>
        </w:rPr>
        <w:fldChar w:fldCharType="end"/>
      </w:r>
      <w:r w:rsidRPr="00A26112">
        <w:rPr>
          <w:lang w:val="en-GB"/>
          <w:rPrChange w:id="956" w:author="Tim Challman" w:date="2019-03-09T09:55:00Z">
            <w:rPr/>
          </w:rPrChange>
        </w:rPr>
        <w:t>). Here, two levels of the positions of these relevant components are used as 1, 2, 3, 4 and 5, 6, 7, 8.</w:t>
      </w:r>
    </w:p>
    <w:p w14:paraId="72792048" w14:textId="77777777" w:rsidR="0096095D" w:rsidRPr="00A26112" w:rsidRDefault="00CF708D">
      <w:pPr>
        <w:pStyle w:val="FirstParagraph"/>
        <w:rPr>
          <w:lang w:val="en-GB"/>
          <w:rPrChange w:id="957" w:author="Tim Challman" w:date="2019-03-09T09:55:00Z">
            <w:rPr/>
          </w:rPrChange>
        </w:rPr>
      </w:pPr>
      <w:del w:id="958" w:author="Tim Challman" w:date="2019-03-09T09:04:00Z">
        <w:r w:rsidRPr="00A26112" w:rsidDel="005F62B4">
          <w:rPr>
            <w:lang w:val="en-GB"/>
            <w:rPrChange w:id="959" w:author="Tim Challman" w:date="2019-03-09T09:55:00Z">
              <w:rPr/>
            </w:rPrChange>
          </w:rPr>
          <w:delText>Further</w:delText>
        </w:r>
      </w:del>
      <w:ins w:id="960" w:author="Tim Challman" w:date="2019-03-09T09:04:00Z">
        <w:r w:rsidR="005F62B4" w:rsidRPr="00A26112">
          <w:rPr>
            <w:lang w:val="en-GB"/>
            <w:rPrChange w:id="961" w:author="Tim Challman" w:date="2019-03-09T09:55:00Z">
              <w:rPr/>
            </w:rPrChange>
          </w:rPr>
          <w:t>Moreover</w:t>
        </w:r>
      </w:ins>
      <w:r w:rsidRPr="00A26112">
        <w:rPr>
          <w:lang w:val="en-GB"/>
          <w:rPrChange w:id="962" w:author="Tim Challman" w:date="2019-03-09T09:55:00Z">
            <w:rPr/>
          </w:rPrChange>
        </w:rPr>
        <w:t xml:space="preserve">, a complete factorial design from the levels of the above parameters gave us 32 designs. Each design is associated with a dataset having unique properties. Figure~2, shows all the designs. For each design and prediction method, 50 datasets were simulated as replicates. In total, there were </w:t>
      </w:r>
      <m:oMath>
        <m:r>
          <w:rPr>
            <w:rFonts w:ascii="Cambria Math" w:hAnsi="Cambria Math"/>
            <w:lang w:val="en-GB"/>
            <w:rPrChange w:id="963" w:author="Tim Challman" w:date="2019-03-09T09:55:00Z">
              <w:rPr>
                <w:rFonts w:ascii="Cambria Math" w:hAnsi="Cambria Math"/>
              </w:rPr>
            </w:rPrChange>
          </w:rPr>
          <m:t>5×32×50</m:t>
        </m:r>
      </m:oMath>
      <w:r w:rsidRPr="00A26112">
        <w:rPr>
          <w:lang w:val="en-GB"/>
          <w:rPrChange w:id="964" w:author="Tim Challman" w:date="2019-03-09T09:55:00Z">
            <w:rPr/>
          </w:rPrChange>
        </w:rPr>
        <w:t xml:space="preserve">, i.e. 8000 </w:t>
      </w:r>
      <w:ins w:id="965" w:author="Tim Challman" w:date="2019-03-09T09:05:00Z">
        <w:r w:rsidR="005F62B4" w:rsidRPr="00A26112">
          <w:rPr>
            <w:lang w:val="en-GB"/>
            <w:rPrChange w:id="966" w:author="Tim Challman" w:date="2019-03-09T09:55:00Z">
              <w:rPr/>
            </w:rPrChange>
          </w:rPr>
          <w:t xml:space="preserve">simulated </w:t>
        </w:r>
      </w:ins>
      <w:r w:rsidRPr="00A26112">
        <w:rPr>
          <w:lang w:val="en-GB"/>
          <w:rPrChange w:id="967" w:author="Tim Challman" w:date="2019-03-09T09:55:00Z">
            <w:rPr/>
          </w:rPrChange>
        </w:rPr>
        <w:t>dataset</w:t>
      </w:r>
      <w:ins w:id="968" w:author="Tim Challman" w:date="2019-03-09T09:04:00Z">
        <w:r w:rsidR="005F62B4" w:rsidRPr="00A26112">
          <w:rPr>
            <w:lang w:val="en-GB"/>
            <w:rPrChange w:id="969" w:author="Tim Challman" w:date="2019-03-09T09:55:00Z">
              <w:rPr/>
            </w:rPrChange>
          </w:rPr>
          <w:t>s</w:t>
        </w:r>
      </w:ins>
      <w:del w:id="970" w:author="Tim Challman" w:date="2019-03-09T09:05:00Z">
        <w:r w:rsidRPr="00A26112" w:rsidDel="005F62B4">
          <w:rPr>
            <w:lang w:val="en-GB"/>
            <w:rPrChange w:id="971" w:author="Tim Challman" w:date="2019-03-09T09:55:00Z">
              <w:rPr/>
            </w:rPrChange>
          </w:rPr>
          <w:delText xml:space="preserve"> simulated</w:delText>
        </w:r>
      </w:del>
      <w:r w:rsidRPr="00A26112">
        <w:rPr>
          <w:lang w:val="en-GB"/>
          <w:rPrChange w:id="972" w:author="Tim Challman" w:date="2019-03-09T09:55:00Z">
            <w:rPr/>
          </w:rPrChange>
        </w:rPr>
        <w:t>.</w:t>
      </w:r>
    </w:p>
    <w:p w14:paraId="2BD86484" w14:textId="77777777" w:rsidR="0096095D" w:rsidRPr="00A26112" w:rsidRDefault="00CF708D">
      <w:pPr>
        <w:pStyle w:val="FigurewithCaption"/>
        <w:rPr>
          <w:lang w:val="en-GB"/>
          <w:rPrChange w:id="973" w:author="Tim Challman" w:date="2019-03-09T09:55:00Z">
            <w:rPr/>
          </w:rPrChange>
        </w:rPr>
      </w:pPr>
      <w:r w:rsidRPr="00A26112">
        <w:rPr>
          <w:noProof/>
          <w:lang w:val="en-GB" w:eastAsia="nb-NO"/>
          <w:rPrChange w:id="974" w:author="Tim Challman" w:date="2019-03-09T09:55:00Z">
            <w:rPr>
              <w:noProof/>
              <w:lang w:val="nb-NO" w:eastAsia="nb-NO"/>
            </w:rPr>
          </w:rPrChange>
        </w:rPr>
        <w:drawing>
          <wp:inline distT="0" distB="0" distL="0" distR="0" wp14:anchorId="73B06D9E" wp14:editId="526A4421">
            <wp:extent cx="5334000" cy="2667000"/>
            <wp:effectExtent l="0" t="0" r="0" b="0"/>
            <wp:docPr id="2" name="Picture" descr="Figure 2 Experimental Design of simulation parameters. Each point represents an unique data property."/>
            <wp:cNvGraphicFramePr/>
            <a:graphic xmlns:a="http://schemas.openxmlformats.org/drawingml/2006/main">
              <a:graphicData uri="http://schemas.openxmlformats.org/drawingml/2006/picture">
                <pic:pic xmlns:pic="http://schemas.openxmlformats.org/drawingml/2006/picture">
                  <pic:nvPicPr>
                    <pic:cNvPr id="0" name="Picture" descr="main_files/figure-docx/design-plot-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2794E742" w14:textId="77777777" w:rsidR="0096095D" w:rsidRPr="00A26112" w:rsidRDefault="00CF708D">
      <w:pPr>
        <w:pStyle w:val="ImageCaption"/>
        <w:rPr>
          <w:lang w:val="en-GB"/>
          <w:rPrChange w:id="975" w:author="Tim Challman" w:date="2019-03-09T09:55:00Z">
            <w:rPr/>
          </w:rPrChange>
        </w:rPr>
      </w:pPr>
      <w:r w:rsidRPr="00A26112">
        <w:rPr>
          <w:lang w:val="en-GB"/>
          <w:rPrChange w:id="976" w:author="Tim Challman" w:date="2019-03-09T09:55:00Z">
            <w:rPr/>
          </w:rPrChange>
        </w:rPr>
        <w:t xml:space="preserve">Figure 2 Experimental Design of simulation parameters. Each point represents </w:t>
      </w:r>
      <w:del w:id="977" w:author="Tim Challman" w:date="2019-03-08T13:25:00Z">
        <w:r w:rsidRPr="00A26112" w:rsidDel="00A52EAC">
          <w:rPr>
            <w:lang w:val="en-GB"/>
            <w:rPrChange w:id="978" w:author="Tim Challman" w:date="2019-03-09T09:55:00Z">
              <w:rPr/>
            </w:rPrChange>
          </w:rPr>
          <w:delText>an</w:delText>
        </w:r>
      </w:del>
      <w:commentRangeStart w:id="979"/>
      <w:ins w:id="980" w:author="Tim Challman" w:date="2019-03-08T13:25:00Z">
        <w:r w:rsidR="00A52EAC" w:rsidRPr="00A26112">
          <w:rPr>
            <w:lang w:val="en-GB"/>
            <w:rPrChange w:id="981" w:author="Tim Challman" w:date="2019-03-09T09:55:00Z">
              <w:rPr/>
            </w:rPrChange>
          </w:rPr>
          <w:t>a</w:t>
        </w:r>
      </w:ins>
      <w:r w:rsidRPr="00A26112">
        <w:rPr>
          <w:lang w:val="en-GB"/>
          <w:rPrChange w:id="982" w:author="Tim Challman" w:date="2019-03-09T09:55:00Z">
            <w:rPr/>
          </w:rPrChange>
        </w:rPr>
        <w:t xml:space="preserve"> unique</w:t>
      </w:r>
      <w:commentRangeEnd w:id="979"/>
      <w:r w:rsidR="00E16BB4" w:rsidRPr="00A26112">
        <w:rPr>
          <w:rStyle w:val="CommentReference"/>
          <w:i w:val="0"/>
          <w:lang w:val="en-GB"/>
          <w:rPrChange w:id="983" w:author="Tim Challman" w:date="2019-03-09T09:55:00Z">
            <w:rPr>
              <w:rStyle w:val="CommentReference"/>
              <w:i w:val="0"/>
            </w:rPr>
          </w:rPrChange>
        </w:rPr>
        <w:commentReference w:id="979"/>
      </w:r>
      <w:r w:rsidRPr="00A26112">
        <w:rPr>
          <w:lang w:val="en-GB"/>
          <w:rPrChange w:id="984" w:author="Tim Challman" w:date="2019-03-09T09:55:00Z">
            <w:rPr/>
          </w:rPrChange>
        </w:rPr>
        <w:t xml:space="preserve"> data property.</w:t>
      </w:r>
    </w:p>
    <w:p w14:paraId="16789783" w14:textId="77777777" w:rsidR="0096095D" w:rsidRPr="00A26112" w:rsidRDefault="00CF708D">
      <w:pPr>
        <w:pStyle w:val="DefinitionTerm"/>
        <w:rPr>
          <w:lang w:val="en-GB"/>
          <w:rPrChange w:id="985" w:author="Tim Challman" w:date="2019-03-09T09:55:00Z">
            <w:rPr/>
          </w:rPrChange>
        </w:rPr>
      </w:pPr>
      <w:r w:rsidRPr="00A26112">
        <w:rPr>
          <w:lang w:val="en-GB"/>
          <w:rPrChange w:id="986" w:author="Tim Challman" w:date="2019-03-09T09:55:00Z">
            <w:rPr/>
          </w:rPrChange>
        </w:rPr>
        <w:t>Common parameters:</w:t>
      </w:r>
    </w:p>
    <w:p w14:paraId="2B592979" w14:textId="77777777" w:rsidR="0096095D" w:rsidRPr="00A26112" w:rsidRDefault="00CF708D">
      <w:pPr>
        <w:pStyle w:val="Definition"/>
        <w:rPr>
          <w:lang w:val="en-GB"/>
          <w:rPrChange w:id="987" w:author="Tim Challman" w:date="2019-03-09T09:55:00Z">
            <w:rPr/>
          </w:rPrChange>
        </w:rPr>
      </w:pPr>
      <w:r w:rsidRPr="00A26112">
        <w:rPr>
          <w:lang w:val="en-GB"/>
          <w:rPrChange w:id="988" w:author="Tim Challman" w:date="2019-03-09T09:55:00Z">
            <w:rPr/>
          </w:rPrChange>
        </w:rPr>
        <w:t xml:space="preserve">Each dataset was simulated with </w:t>
      </w:r>
      <m:oMath>
        <m:r>
          <w:rPr>
            <w:rFonts w:ascii="Cambria Math" w:hAnsi="Cambria Math"/>
            <w:lang w:val="en-GB"/>
            <w:rPrChange w:id="989" w:author="Tim Challman" w:date="2019-03-09T09:55:00Z">
              <w:rPr>
                <w:rFonts w:ascii="Cambria Math" w:hAnsi="Cambria Math"/>
              </w:rPr>
            </w:rPrChange>
          </w:rPr>
          <m:t>n=100</m:t>
        </m:r>
      </m:oMath>
      <w:r w:rsidRPr="00A26112">
        <w:rPr>
          <w:lang w:val="en-GB"/>
          <w:rPrChange w:id="990" w:author="Tim Challman" w:date="2019-03-09T09:55:00Z">
            <w:rPr/>
          </w:rPrChange>
        </w:rPr>
        <w:t xml:space="preserve"> number of observation and </w:t>
      </w:r>
      <m:oMath>
        <m:r>
          <w:rPr>
            <w:rFonts w:ascii="Cambria Math" w:hAnsi="Cambria Math"/>
            <w:lang w:val="en-GB"/>
            <w:rPrChange w:id="991" w:author="Tim Challman" w:date="2019-03-09T09:55:00Z">
              <w:rPr>
                <w:rFonts w:ascii="Cambria Math" w:hAnsi="Cambria Math"/>
              </w:rPr>
            </w:rPrChange>
          </w:rPr>
          <m:t>m=4</m:t>
        </m:r>
      </m:oMath>
      <w:r w:rsidRPr="00A26112">
        <w:rPr>
          <w:lang w:val="en-GB"/>
          <w:rPrChange w:id="992" w:author="Tim Challman" w:date="2019-03-09T09:55:00Z">
            <w:rPr/>
          </w:rPrChange>
        </w:rPr>
        <w:t xml:space="preserve"> response variables. Further</w:t>
      </w:r>
      <w:del w:id="993" w:author="Tim Challman" w:date="2019-03-09T09:06:00Z">
        <w:r w:rsidRPr="00A26112" w:rsidDel="00436849">
          <w:rPr>
            <w:lang w:val="en-GB"/>
            <w:rPrChange w:id="994" w:author="Tim Challman" w:date="2019-03-09T09:55:00Z">
              <w:rPr/>
            </w:rPrChange>
          </w:rPr>
          <w:delText xml:space="preserve">, </w:delText>
        </w:r>
      </w:del>
      <w:ins w:id="995" w:author="Tim Challman" w:date="2019-03-09T09:06:00Z">
        <w:r w:rsidR="00436849" w:rsidRPr="00A26112">
          <w:rPr>
            <w:lang w:val="en-GB"/>
            <w:rPrChange w:id="996" w:author="Tim Challman" w:date="2019-03-09T09:55:00Z">
              <w:rPr/>
            </w:rPrChange>
          </w:rPr>
          <w:t xml:space="preserve">more, </w:t>
        </w:r>
      </w:ins>
      <w:r w:rsidRPr="00A26112">
        <w:rPr>
          <w:lang w:val="en-GB"/>
          <w:rPrChange w:id="997" w:author="Tim Challman" w:date="2019-03-09T09:55:00Z">
            <w:rPr/>
          </w:rPrChange>
        </w:rPr>
        <w:t>the coefficient of determination corresponding to each response component</w:t>
      </w:r>
      <w:del w:id="998" w:author="Tim Challman" w:date="2019-03-09T09:07:00Z">
        <w:r w:rsidRPr="00A26112" w:rsidDel="00436849">
          <w:rPr>
            <w:lang w:val="en-GB"/>
            <w:rPrChange w:id="999" w:author="Tim Challman" w:date="2019-03-09T09:55:00Z">
              <w:rPr/>
            </w:rPrChange>
          </w:rPr>
          <w:delText>s</w:delText>
        </w:r>
      </w:del>
      <w:r w:rsidRPr="00A26112">
        <w:rPr>
          <w:lang w:val="en-GB"/>
          <w:rPrChange w:id="1000" w:author="Tim Challman" w:date="2019-03-09T09:55:00Z">
            <w:rPr/>
          </w:rPrChange>
        </w:rPr>
        <w:t xml:space="preserve"> in all the designs </w:t>
      </w:r>
      <w:commentRangeStart w:id="1001"/>
      <w:r w:rsidRPr="00A26112">
        <w:rPr>
          <w:lang w:val="en-GB"/>
          <w:rPrChange w:id="1002" w:author="Tim Challman" w:date="2019-03-09T09:55:00Z">
            <w:rPr/>
          </w:rPrChange>
        </w:rPr>
        <w:t>is set to and 0.8.</w:t>
      </w:r>
      <w:commentRangeEnd w:id="1001"/>
      <w:r w:rsidR="00436849" w:rsidRPr="00A26112">
        <w:rPr>
          <w:rStyle w:val="CommentReference"/>
          <w:lang w:val="en-GB"/>
          <w:rPrChange w:id="1003" w:author="Tim Challman" w:date="2019-03-09T09:55:00Z">
            <w:rPr>
              <w:rStyle w:val="CommentReference"/>
            </w:rPr>
          </w:rPrChange>
        </w:rPr>
        <w:commentReference w:id="1001"/>
      </w:r>
      <w:r w:rsidRPr="00A26112">
        <w:rPr>
          <w:lang w:val="en-GB"/>
          <w:rPrChange w:id="1004" w:author="Tim Challman" w:date="2019-03-09T09:55:00Z">
            <w:rPr/>
          </w:rPrChange>
        </w:rPr>
        <w:t xml:space="preserve"> In addition, we have assumed that there is only one informative response component. Hence, the informative response component is rotated orthogonally together with three uninformative response components to generate four response variables. This spread</w:t>
      </w:r>
      <w:ins w:id="1005" w:author="Tim Challman" w:date="2019-03-09T09:08:00Z">
        <w:r w:rsidR="00436849" w:rsidRPr="00A26112">
          <w:rPr>
            <w:lang w:val="en-GB"/>
            <w:rPrChange w:id="1006" w:author="Tim Challman" w:date="2019-03-09T09:55:00Z">
              <w:rPr/>
            </w:rPrChange>
          </w:rPr>
          <w:t>s</w:t>
        </w:r>
      </w:ins>
      <w:r w:rsidRPr="00A26112">
        <w:rPr>
          <w:lang w:val="en-GB"/>
          <w:rPrChange w:id="1007" w:author="Tim Challman" w:date="2019-03-09T09:55:00Z">
            <w:rPr/>
          </w:rPrChange>
        </w:rPr>
        <w:t xml:space="preserve"> </w:t>
      </w:r>
      <w:r w:rsidRPr="00A26112">
        <w:rPr>
          <w:lang w:val="en-GB"/>
          <w:rPrChange w:id="1008" w:author="Tim Challman" w:date="2019-03-09T09:55:00Z">
            <w:rPr/>
          </w:rPrChange>
        </w:rPr>
        <w:lastRenderedPageBreak/>
        <w:t>out the information in all simulated response variables. For further details on the simulation tool</w:t>
      </w:r>
      <w:ins w:id="1009" w:author="Tim Challman" w:date="2019-03-09T09:08:00Z">
        <w:r w:rsidR="00436849" w:rsidRPr="00A26112">
          <w:rPr>
            <w:lang w:val="en-GB"/>
            <w:rPrChange w:id="1010" w:author="Tim Challman" w:date="2019-03-09T09:55:00Z">
              <w:rPr/>
            </w:rPrChange>
          </w:rPr>
          <w:t>,</w:t>
        </w:r>
      </w:ins>
      <w:r w:rsidRPr="00A26112">
        <w:rPr>
          <w:lang w:val="en-GB"/>
          <w:rPrChange w:id="1011" w:author="Tim Challman" w:date="2019-03-09T09:55:00Z">
            <w:rPr/>
          </w:rPrChange>
        </w:rPr>
        <w:t xml:space="preserve"> see (Rimal, Almøy</w:t>
      </w:r>
      <w:del w:id="1012" w:author="Tim Challman" w:date="2019-03-09T08:18:00Z">
        <w:r w:rsidRPr="00A26112" w:rsidDel="00E16BB4">
          <w:rPr>
            <w:lang w:val="en-GB"/>
            <w:rPrChange w:id="1013" w:author="Tim Challman" w:date="2019-03-09T09:55:00Z">
              <w:rPr/>
            </w:rPrChange>
          </w:rPr>
          <w:delText>,</w:delText>
        </w:r>
      </w:del>
      <w:r w:rsidRPr="00A26112">
        <w:rPr>
          <w:lang w:val="en-GB"/>
          <w:rPrChange w:id="1014" w:author="Tim Challman" w:date="2019-03-09T09:55:00Z">
            <w:rPr/>
          </w:rPrChange>
        </w:rPr>
        <w:t xml:space="preserve"> and Sæbø </w:t>
      </w:r>
      <w:r w:rsidR="00A52EAC" w:rsidRPr="00A26112">
        <w:rPr>
          <w:lang w:val="en-GB"/>
          <w:rPrChange w:id="1015" w:author="Tim Challman" w:date="2019-03-09T09:55:00Z">
            <w:rPr/>
          </w:rPrChange>
        </w:rPr>
        <w:fldChar w:fldCharType="begin"/>
      </w:r>
      <w:r w:rsidR="00A52EAC" w:rsidRPr="00A26112">
        <w:rPr>
          <w:lang w:val="en-GB"/>
          <w:rPrChange w:id="1016" w:author="Tim Challman" w:date="2019-03-09T09:55:00Z">
            <w:rPr/>
          </w:rPrChange>
        </w:rPr>
        <w:instrText xml:space="preserve"> HYPERLINK \l "ref-Rimal2018" \h </w:instrText>
      </w:r>
      <w:r w:rsidR="00A52EAC" w:rsidRPr="00A26112">
        <w:rPr>
          <w:lang w:val="en-GB"/>
          <w:rPrChange w:id="1017" w:author="Tim Challman" w:date="2019-03-09T09:55:00Z">
            <w:rPr>
              <w:rStyle w:val="Hyperlink"/>
            </w:rPr>
          </w:rPrChange>
        </w:rPr>
        <w:fldChar w:fldCharType="separate"/>
      </w:r>
      <w:r w:rsidRPr="00A26112">
        <w:rPr>
          <w:rStyle w:val="Hyperlink"/>
          <w:lang w:val="en-GB"/>
          <w:rPrChange w:id="1018" w:author="Tim Challman" w:date="2019-03-09T09:55:00Z">
            <w:rPr>
              <w:rStyle w:val="Hyperlink"/>
            </w:rPr>
          </w:rPrChange>
        </w:rPr>
        <w:t>2018</w:t>
      </w:r>
      <w:r w:rsidR="00A52EAC" w:rsidRPr="00A26112">
        <w:rPr>
          <w:rStyle w:val="Hyperlink"/>
          <w:lang w:val="en-GB"/>
          <w:rPrChange w:id="1019" w:author="Tim Challman" w:date="2019-03-09T09:55:00Z">
            <w:rPr>
              <w:rStyle w:val="Hyperlink"/>
            </w:rPr>
          </w:rPrChange>
        </w:rPr>
        <w:fldChar w:fldCharType="end"/>
      </w:r>
      <w:r w:rsidRPr="00A26112">
        <w:rPr>
          <w:lang w:val="en-GB"/>
          <w:rPrChange w:id="1020" w:author="Tim Challman" w:date="2019-03-09T09:55:00Z">
            <w:rPr/>
          </w:rPrChange>
        </w:rPr>
        <w:t>).</w:t>
      </w:r>
    </w:p>
    <w:p w14:paraId="1698D93B" w14:textId="77777777" w:rsidR="0096095D" w:rsidRPr="00A26112" w:rsidRDefault="00CF708D">
      <w:pPr>
        <w:pStyle w:val="FirstParagraph"/>
        <w:rPr>
          <w:lang w:val="en-GB"/>
          <w:rPrChange w:id="1021" w:author="Tim Challman" w:date="2019-03-09T09:55:00Z">
            <w:rPr/>
          </w:rPrChange>
        </w:rPr>
      </w:pPr>
      <w:r w:rsidRPr="00A26112">
        <w:rPr>
          <w:lang w:val="en-GB"/>
          <w:rPrChange w:id="1022" w:author="Tim Challman" w:date="2019-03-09T09:55:00Z">
            <w:rPr/>
          </w:rPrChange>
        </w:rPr>
        <w:t>An example of simulation parameters for the first design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2629"/>
        <w:gridCol w:w="5357"/>
      </w:tblGrid>
      <w:tr w:rsidR="003B744F" w:rsidRPr="00A26112" w14:paraId="17A0FC7B" w14:textId="77777777" w:rsidTr="008C502E">
        <w:trPr>
          <w:cantSplit/>
        </w:trPr>
        <w:tc>
          <w:tcPr>
            <w:tcW w:w="1101" w:type="dxa"/>
            <w:shd w:val="clear" w:color="auto" w:fill="auto"/>
          </w:tcPr>
          <w:p w14:paraId="00D270D9" w14:textId="77777777" w:rsidR="003B744F" w:rsidRPr="00A26112" w:rsidRDefault="003B744F" w:rsidP="00CF708D">
            <w:pPr>
              <w:pStyle w:val="SourceCode"/>
              <w:rPr>
                <w:sz w:val="20"/>
                <w:szCs w:val="20"/>
                <w:lang w:val="en-GB"/>
                <w:rPrChange w:id="1023" w:author="Tim Challman" w:date="2019-03-09T09:55:00Z">
                  <w:rPr>
                    <w:sz w:val="20"/>
                    <w:szCs w:val="20"/>
                  </w:rPr>
                </w:rPrChange>
              </w:rPr>
            </w:pPr>
            <w:r w:rsidRPr="00A26112">
              <w:rPr>
                <w:rStyle w:val="KeywordTok"/>
                <w:szCs w:val="20"/>
                <w:lang w:val="en-GB"/>
                <w:rPrChange w:id="1024" w:author="Tim Challman" w:date="2019-03-09T09:55:00Z">
                  <w:rPr>
                    <w:rStyle w:val="KeywordTok"/>
                    <w:szCs w:val="20"/>
                  </w:rPr>
                </w:rPrChange>
              </w:rPr>
              <w:t>simrel</w:t>
            </w:r>
            <w:r w:rsidRPr="00A26112">
              <w:rPr>
                <w:rStyle w:val="NormalTok"/>
                <w:sz w:val="20"/>
                <w:szCs w:val="20"/>
                <w:lang w:val="en-GB"/>
                <w:rPrChange w:id="1025" w:author="Tim Challman" w:date="2019-03-09T09:55:00Z">
                  <w:rPr>
                    <w:rStyle w:val="NormalTok"/>
                    <w:sz w:val="20"/>
                    <w:szCs w:val="20"/>
                  </w:rPr>
                </w:rPrChange>
              </w:rPr>
              <w:t>(</w:t>
            </w:r>
          </w:p>
        </w:tc>
        <w:tc>
          <w:tcPr>
            <w:tcW w:w="2693" w:type="dxa"/>
            <w:shd w:val="clear" w:color="auto" w:fill="auto"/>
          </w:tcPr>
          <w:p w14:paraId="243FE217" w14:textId="77777777" w:rsidR="003B744F" w:rsidRPr="00A26112" w:rsidRDefault="003B744F" w:rsidP="00CF708D">
            <w:pPr>
              <w:pStyle w:val="SourceCode"/>
              <w:rPr>
                <w:sz w:val="20"/>
                <w:szCs w:val="20"/>
                <w:lang w:val="en-GB"/>
                <w:rPrChange w:id="1026" w:author="Tim Challman" w:date="2019-03-09T09:55:00Z">
                  <w:rPr>
                    <w:sz w:val="20"/>
                    <w:szCs w:val="20"/>
                  </w:rPr>
                </w:rPrChange>
              </w:rPr>
            </w:pPr>
          </w:p>
        </w:tc>
        <w:tc>
          <w:tcPr>
            <w:tcW w:w="5488" w:type="dxa"/>
            <w:shd w:val="clear" w:color="auto" w:fill="auto"/>
          </w:tcPr>
          <w:p w14:paraId="41D15B1B" w14:textId="77777777" w:rsidR="003B744F" w:rsidRPr="00A26112" w:rsidRDefault="003B744F" w:rsidP="00955245">
            <w:pPr>
              <w:pStyle w:val="SourceCode"/>
              <w:rPr>
                <w:sz w:val="20"/>
                <w:szCs w:val="20"/>
                <w:lang w:val="en-GB"/>
                <w:rPrChange w:id="1027" w:author="Tim Challman" w:date="2019-03-09T09:55:00Z">
                  <w:rPr>
                    <w:sz w:val="20"/>
                    <w:szCs w:val="20"/>
                  </w:rPr>
                </w:rPrChange>
              </w:rPr>
            </w:pPr>
          </w:p>
        </w:tc>
      </w:tr>
      <w:tr w:rsidR="003B744F" w:rsidRPr="00A26112" w14:paraId="17EC962F" w14:textId="77777777" w:rsidTr="008C502E">
        <w:trPr>
          <w:cantSplit/>
        </w:trPr>
        <w:tc>
          <w:tcPr>
            <w:tcW w:w="1101" w:type="dxa"/>
            <w:shd w:val="clear" w:color="auto" w:fill="auto"/>
          </w:tcPr>
          <w:p w14:paraId="1602B86D" w14:textId="77777777" w:rsidR="003B744F" w:rsidRPr="00A26112" w:rsidRDefault="003B744F" w:rsidP="003B744F">
            <w:pPr>
              <w:pStyle w:val="SourceCode"/>
              <w:jc w:val="right"/>
              <w:rPr>
                <w:rStyle w:val="DataTypeTok"/>
                <w:szCs w:val="20"/>
                <w:lang w:val="en-GB"/>
                <w:rPrChange w:id="1028" w:author="Tim Challman" w:date="2019-03-09T09:55:00Z">
                  <w:rPr>
                    <w:rStyle w:val="DataTypeTok"/>
                    <w:szCs w:val="20"/>
                  </w:rPr>
                </w:rPrChange>
              </w:rPr>
            </w:pPr>
            <w:r w:rsidRPr="00A26112">
              <w:rPr>
                <w:rStyle w:val="NormalTok"/>
                <w:sz w:val="20"/>
                <w:szCs w:val="20"/>
                <w:lang w:val="en-GB"/>
                <w:rPrChange w:id="1029" w:author="Tim Challman" w:date="2019-03-09T09:55:00Z">
                  <w:rPr>
                    <w:rStyle w:val="NormalTok"/>
                    <w:sz w:val="20"/>
                    <w:szCs w:val="20"/>
                  </w:rPr>
                </w:rPrChange>
              </w:rPr>
              <w:t xml:space="preserve">    </w:t>
            </w:r>
            <w:r w:rsidRPr="00A26112">
              <w:rPr>
                <w:rStyle w:val="DataTypeTok"/>
                <w:szCs w:val="20"/>
                <w:lang w:val="en-GB"/>
                <w:rPrChange w:id="1030" w:author="Tim Challman" w:date="2019-03-09T09:55:00Z">
                  <w:rPr>
                    <w:rStyle w:val="DataTypeTok"/>
                    <w:szCs w:val="20"/>
                  </w:rPr>
                </w:rPrChange>
              </w:rPr>
              <w:t>n</w:t>
            </w:r>
          </w:p>
        </w:tc>
        <w:tc>
          <w:tcPr>
            <w:tcW w:w="2693" w:type="dxa"/>
            <w:shd w:val="clear" w:color="auto" w:fill="auto"/>
          </w:tcPr>
          <w:p w14:paraId="0169FADA" w14:textId="77777777" w:rsidR="003B744F" w:rsidRPr="00A26112" w:rsidRDefault="003B744F" w:rsidP="00CF708D">
            <w:pPr>
              <w:pStyle w:val="SourceCode"/>
              <w:rPr>
                <w:rStyle w:val="NormalTok"/>
                <w:sz w:val="20"/>
                <w:szCs w:val="20"/>
                <w:lang w:val="en-GB"/>
                <w:rPrChange w:id="1031" w:author="Tim Challman" w:date="2019-03-09T09:55:00Z">
                  <w:rPr>
                    <w:rStyle w:val="NormalTok"/>
                    <w:sz w:val="20"/>
                    <w:szCs w:val="20"/>
                  </w:rPr>
                </w:rPrChange>
              </w:rPr>
            </w:pPr>
            <w:r w:rsidRPr="00A26112">
              <w:rPr>
                <w:rStyle w:val="DataTypeTok"/>
                <w:szCs w:val="20"/>
                <w:lang w:val="en-GB"/>
                <w:rPrChange w:id="1032" w:author="Tim Challman" w:date="2019-03-09T09:55:00Z">
                  <w:rPr>
                    <w:rStyle w:val="DataTypeTok"/>
                    <w:szCs w:val="20"/>
                  </w:rPr>
                </w:rPrChange>
              </w:rPr>
              <w:t>=</w:t>
            </w:r>
            <w:r w:rsidRPr="00A26112">
              <w:rPr>
                <w:rStyle w:val="NormalTok"/>
                <w:sz w:val="20"/>
                <w:szCs w:val="20"/>
                <w:lang w:val="en-GB"/>
                <w:rPrChange w:id="1033" w:author="Tim Challman" w:date="2019-03-09T09:55:00Z">
                  <w:rPr>
                    <w:rStyle w:val="NormalTok"/>
                    <w:sz w:val="20"/>
                    <w:szCs w:val="20"/>
                  </w:rPr>
                </w:rPrChange>
              </w:rPr>
              <w:t xml:space="preserve"> </w:t>
            </w:r>
            <w:r w:rsidRPr="00A26112">
              <w:rPr>
                <w:rStyle w:val="DecValTok"/>
                <w:szCs w:val="20"/>
                <w:lang w:val="en-GB"/>
                <w:rPrChange w:id="1034" w:author="Tim Challman" w:date="2019-03-09T09:55:00Z">
                  <w:rPr>
                    <w:rStyle w:val="DecValTok"/>
                    <w:szCs w:val="20"/>
                  </w:rPr>
                </w:rPrChange>
              </w:rPr>
              <w:t>100</w:t>
            </w:r>
            <w:r w:rsidRPr="00A26112">
              <w:rPr>
                <w:rStyle w:val="NormalTok"/>
                <w:sz w:val="20"/>
                <w:szCs w:val="20"/>
                <w:lang w:val="en-GB"/>
                <w:rPrChange w:id="1035" w:author="Tim Challman" w:date="2019-03-09T09:55:00Z">
                  <w:rPr>
                    <w:rStyle w:val="NormalTok"/>
                    <w:sz w:val="20"/>
                    <w:szCs w:val="20"/>
                  </w:rPr>
                </w:rPrChange>
              </w:rPr>
              <w:t>,</w:t>
            </w:r>
          </w:p>
        </w:tc>
        <w:tc>
          <w:tcPr>
            <w:tcW w:w="5488" w:type="dxa"/>
            <w:shd w:val="clear" w:color="auto" w:fill="auto"/>
          </w:tcPr>
          <w:p w14:paraId="59C93B16" w14:textId="77777777" w:rsidR="003B744F" w:rsidRPr="00A26112" w:rsidRDefault="003B744F" w:rsidP="00955245">
            <w:pPr>
              <w:pStyle w:val="SourceCode"/>
              <w:numPr>
                <w:ilvl w:val="0"/>
                <w:numId w:val="15"/>
              </w:numPr>
              <w:rPr>
                <w:sz w:val="20"/>
                <w:szCs w:val="20"/>
                <w:lang w:val="en-GB"/>
                <w:rPrChange w:id="1036" w:author="Tim Challman" w:date="2019-03-09T09:55:00Z">
                  <w:rPr>
                    <w:sz w:val="20"/>
                    <w:szCs w:val="20"/>
                  </w:rPr>
                </w:rPrChange>
              </w:rPr>
            </w:pPr>
            <w:r w:rsidRPr="00A26112">
              <w:rPr>
                <w:rStyle w:val="NormalTok"/>
                <w:sz w:val="20"/>
                <w:szCs w:val="20"/>
                <w:lang w:val="en-GB"/>
                <w:rPrChange w:id="1037" w:author="Tim Challman" w:date="2019-03-09T09:55:00Z">
                  <w:rPr>
                    <w:rStyle w:val="NormalTok"/>
                    <w:sz w:val="20"/>
                    <w:szCs w:val="20"/>
                  </w:rPr>
                </w:rPrChange>
              </w:rPr>
              <w:t>Training samples</w:t>
            </w:r>
          </w:p>
        </w:tc>
      </w:tr>
      <w:tr w:rsidR="003B744F" w:rsidRPr="00A26112" w14:paraId="45669742" w14:textId="77777777" w:rsidTr="008C502E">
        <w:trPr>
          <w:cantSplit/>
        </w:trPr>
        <w:tc>
          <w:tcPr>
            <w:tcW w:w="1101" w:type="dxa"/>
            <w:shd w:val="clear" w:color="auto" w:fill="auto"/>
          </w:tcPr>
          <w:p w14:paraId="6A4A4A2F" w14:textId="77777777" w:rsidR="003B744F" w:rsidRPr="00A26112" w:rsidRDefault="003B744F" w:rsidP="003B744F">
            <w:pPr>
              <w:pStyle w:val="SourceCode"/>
              <w:jc w:val="right"/>
              <w:rPr>
                <w:rStyle w:val="DataTypeTok"/>
                <w:szCs w:val="20"/>
                <w:lang w:val="en-GB"/>
                <w:rPrChange w:id="1038" w:author="Tim Challman" w:date="2019-03-09T09:55:00Z">
                  <w:rPr>
                    <w:rStyle w:val="DataTypeTok"/>
                    <w:szCs w:val="20"/>
                  </w:rPr>
                </w:rPrChange>
              </w:rPr>
            </w:pPr>
            <w:r w:rsidRPr="00A26112">
              <w:rPr>
                <w:rStyle w:val="NormalTok"/>
                <w:sz w:val="20"/>
                <w:szCs w:val="20"/>
                <w:lang w:val="en-GB"/>
                <w:rPrChange w:id="1039" w:author="Tim Challman" w:date="2019-03-09T09:55:00Z">
                  <w:rPr>
                    <w:rStyle w:val="NormalTok"/>
                    <w:sz w:val="20"/>
                    <w:szCs w:val="20"/>
                  </w:rPr>
                </w:rPrChange>
              </w:rPr>
              <w:t xml:space="preserve">    </w:t>
            </w:r>
            <w:r w:rsidRPr="00A26112">
              <w:rPr>
                <w:rStyle w:val="DataTypeTok"/>
                <w:szCs w:val="20"/>
                <w:lang w:val="en-GB"/>
                <w:rPrChange w:id="1040" w:author="Tim Challman" w:date="2019-03-09T09:55:00Z">
                  <w:rPr>
                    <w:rStyle w:val="DataTypeTok"/>
                    <w:szCs w:val="20"/>
                  </w:rPr>
                </w:rPrChange>
              </w:rPr>
              <w:t>p</w:t>
            </w:r>
          </w:p>
        </w:tc>
        <w:tc>
          <w:tcPr>
            <w:tcW w:w="2693" w:type="dxa"/>
            <w:shd w:val="clear" w:color="auto" w:fill="auto"/>
          </w:tcPr>
          <w:p w14:paraId="3F0CE75C" w14:textId="77777777" w:rsidR="003B744F" w:rsidRPr="00A26112" w:rsidRDefault="003B744F" w:rsidP="00CF708D">
            <w:pPr>
              <w:pStyle w:val="SourceCode"/>
              <w:rPr>
                <w:rStyle w:val="NormalTok"/>
                <w:sz w:val="20"/>
                <w:szCs w:val="20"/>
                <w:lang w:val="en-GB"/>
                <w:rPrChange w:id="1041" w:author="Tim Challman" w:date="2019-03-09T09:55:00Z">
                  <w:rPr>
                    <w:rStyle w:val="NormalTok"/>
                    <w:sz w:val="20"/>
                    <w:szCs w:val="20"/>
                  </w:rPr>
                </w:rPrChange>
              </w:rPr>
            </w:pPr>
            <w:r w:rsidRPr="00A26112">
              <w:rPr>
                <w:rStyle w:val="DataTypeTok"/>
                <w:szCs w:val="20"/>
                <w:lang w:val="en-GB"/>
                <w:rPrChange w:id="1042" w:author="Tim Challman" w:date="2019-03-09T09:55:00Z">
                  <w:rPr>
                    <w:rStyle w:val="DataTypeTok"/>
                    <w:szCs w:val="20"/>
                  </w:rPr>
                </w:rPrChange>
              </w:rPr>
              <w:t>=</w:t>
            </w:r>
            <w:r w:rsidRPr="00A26112">
              <w:rPr>
                <w:rStyle w:val="NormalTok"/>
                <w:sz w:val="20"/>
                <w:szCs w:val="20"/>
                <w:lang w:val="en-GB"/>
                <w:rPrChange w:id="1043" w:author="Tim Challman" w:date="2019-03-09T09:55:00Z">
                  <w:rPr>
                    <w:rStyle w:val="NormalTok"/>
                    <w:sz w:val="20"/>
                    <w:szCs w:val="20"/>
                  </w:rPr>
                </w:rPrChange>
              </w:rPr>
              <w:t xml:space="preserve"> </w:t>
            </w:r>
            <w:r w:rsidRPr="00A26112">
              <w:rPr>
                <w:rStyle w:val="DecValTok"/>
                <w:lang w:val="en-GB"/>
                <w:rPrChange w:id="1044" w:author="Tim Challman" w:date="2019-03-09T09:55:00Z">
                  <w:rPr>
                    <w:rStyle w:val="DecValTok"/>
                  </w:rPr>
                </w:rPrChange>
              </w:rPr>
              <w:t>20</w:t>
            </w:r>
            <w:r w:rsidRPr="00A26112">
              <w:rPr>
                <w:rStyle w:val="NormalTok"/>
                <w:sz w:val="20"/>
                <w:szCs w:val="20"/>
                <w:lang w:val="en-GB"/>
                <w:rPrChange w:id="1045" w:author="Tim Challman" w:date="2019-03-09T09:55:00Z">
                  <w:rPr>
                    <w:rStyle w:val="NormalTok"/>
                    <w:sz w:val="20"/>
                    <w:szCs w:val="20"/>
                  </w:rPr>
                </w:rPrChange>
              </w:rPr>
              <w:t>,</w:t>
            </w:r>
          </w:p>
        </w:tc>
        <w:tc>
          <w:tcPr>
            <w:tcW w:w="5488" w:type="dxa"/>
            <w:shd w:val="clear" w:color="auto" w:fill="auto"/>
          </w:tcPr>
          <w:p w14:paraId="6D1478AE" w14:textId="77777777" w:rsidR="003B744F" w:rsidRPr="00A26112" w:rsidRDefault="003B744F" w:rsidP="00955245">
            <w:pPr>
              <w:pStyle w:val="SourceCode"/>
              <w:numPr>
                <w:ilvl w:val="0"/>
                <w:numId w:val="15"/>
              </w:numPr>
              <w:rPr>
                <w:sz w:val="20"/>
                <w:szCs w:val="20"/>
                <w:lang w:val="en-GB"/>
                <w:rPrChange w:id="1046" w:author="Tim Challman" w:date="2019-03-09T09:55:00Z">
                  <w:rPr>
                    <w:sz w:val="20"/>
                    <w:szCs w:val="20"/>
                  </w:rPr>
                </w:rPrChange>
              </w:rPr>
            </w:pPr>
            <w:r w:rsidRPr="00A26112">
              <w:rPr>
                <w:rStyle w:val="NormalTok"/>
                <w:sz w:val="20"/>
                <w:szCs w:val="20"/>
                <w:lang w:val="en-GB"/>
                <w:rPrChange w:id="1047" w:author="Tim Challman" w:date="2019-03-09T09:55:00Z">
                  <w:rPr>
                    <w:rStyle w:val="NormalTok"/>
                    <w:sz w:val="20"/>
                    <w:szCs w:val="20"/>
                  </w:rPr>
                </w:rPrChange>
              </w:rPr>
              <w:t>Predictors</w:t>
            </w:r>
          </w:p>
        </w:tc>
      </w:tr>
      <w:tr w:rsidR="003B744F" w:rsidRPr="00A26112" w14:paraId="39F43862" w14:textId="77777777" w:rsidTr="008C502E">
        <w:trPr>
          <w:cantSplit/>
        </w:trPr>
        <w:tc>
          <w:tcPr>
            <w:tcW w:w="1101" w:type="dxa"/>
            <w:shd w:val="clear" w:color="auto" w:fill="auto"/>
          </w:tcPr>
          <w:p w14:paraId="0BC5961F" w14:textId="77777777" w:rsidR="003B744F" w:rsidRPr="00A26112" w:rsidRDefault="003B744F" w:rsidP="003B744F">
            <w:pPr>
              <w:pStyle w:val="SourceCode"/>
              <w:jc w:val="right"/>
              <w:rPr>
                <w:rStyle w:val="DataTypeTok"/>
                <w:szCs w:val="20"/>
                <w:lang w:val="en-GB"/>
                <w:rPrChange w:id="1048" w:author="Tim Challman" w:date="2019-03-09T09:55:00Z">
                  <w:rPr>
                    <w:rStyle w:val="DataTypeTok"/>
                    <w:szCs w:val="20"/>
                  </w:rPr>
                </w:rPrChange>
              </w:rPr>
            </w:pPr>
            <w:r w:rsidRPr="00A26112">
              <w:rPr>
                <w:rStyle w:val="NormalTok"/>
                <w:sz w:val="20"/>
                <w:szCs w:val="20"/>
                <w:lang w:val="en-GB"/>
                <w:rPrChange w:id="1049" w:author="Tim Challman" w:date="2019-03-09T09:55:00Z">
                  <w:rPr>
                    <w:rStyle w:val="NormalTok"/>
                    <w:sz w:val="20"/>
                    <w:szCs w:val="20"/>
                  </w:rPr>
                </w:rPrChange>
              </w:rPr>
              <w:t xml:space="preserve">    </w:t>
            </w:r>
            <w:r w:rsidRPr="00A26112">
              <w:rPr>
                <w:rStyle w:val="DataTypeTok"/>
                <w:szCs w:val="20"/>
                <w:lang w:val="en-GB"/>
                <w:rPrChange w:id="1050" w:author="Tim Challman" w:date="2019-03-09T09:55:00Z">
                  <w:rPr>
                    <w:rStyle w:val="DataTypeTok"/>
                    <w:szCs w:val="20"/>
                  </w:rPr>
                </w:rPrChange>
              </w:rPr>
              <w:t>m</w:t>
            </w:r>
          </w:p>
        </w:tc>
        <w:tc>
          <w:tcPr>
            <w:tcW w:w="2693" w:type="dxa"/>
            <w:shd w:val="clear" w:color="auto" w:fill="auto"/>
          </w:tcPr>
          <w:p w14:paraId="361CE041" w14:textId="77777777" w:rsidR="003B744F" w:rsidRPr="00A26112" w:rsidRDefault="003B744F" w:rsidP="00CF708D">
            <w:pPr>
              <w:pStyle w:val="SourceCode"/>
              <w:rPr>
                <w:rStyle w:val="NormalTok"/>
                <w:sz w:val="20"/>
                <w:szCs w:val="20"/>
                <w:lang w:val="en-GB"/>
                <w:rPrChange w:id="1051" w:author="Tim Challman" w:date="2019-03-09T09:55:00Z">
                  <w:rPr>
                    <w:rStyle w:val="NormalTok"/>
                    <w:sz w:val="20"/>
                    <w:szCs w:val="20"/>
                  </w:rPr>
                </w:rPrChange>
              </w:rPr>
            </w:pPr>
            <w:r w:rsidRPr="00A26112">
              <w:rPr>
                <w:rStyle w:val="DataTypeTok"/>
                <w:szCs w:val="20"/>
                <w:lang w:val="en-GB"/>
                <w:rPrChange w:id="1052" w:author="Tim Challman" w:date="2019-03-09T09:55:00Z">
                  <w:rPr>
                    <w:rStyle w:val="DataTypeTok"/>
                    <w:szCs w:val="20"/>
                  </w:rPr>
                </w:rPrChange>
              </w:rPr>
              <w:t>=</w:t>
            </w:r>
            <w:r w:rsidRPr="00A26112">
              <w:rPr>
                <w:rStyle w:val="NormalTok"/>
                <w:sz w:val="20"/>
                <w:szCs w:val="20"/>
                <w:lang w:val="en-GB"/>
                <w:rPrChange w:id="1053" w:author="Tim Challman" w:date="2019-03-09T09:55:00Z">
                  <w:rPr>
                    <w:rStyle w:val="NormalTok"/>
                    <w:sz w:val="20"/>
                    <w:szCs w:val="20"/>
                  </w:rPr>
                </w:rPrChange>
              </w:rPr>
              <w:t xml:space="preserve"> </w:t>
            </w:r>
            <w:r w:rsidRPr="00A26112">
              <w:rPr>
                <w:rStyle w:val="DecValTok"/>
                <w:szCs w:val="20"/>
                <w:lang w:val="en-GB"/>
                <w:rPrChange w:id="1054" w:author="Tim Challman" w:date="2019-03-09T09:55:00Z">
                  <w:rPr>
                    <w:rStyle w:val="DecValTok"/>
                    <w:szCs w:val="20"/>
                  </w:rPr>
                </w:rPrChange>
              </w:rPr>
              <w:t>4</w:t>
            </w:r>
            <w:r w:rsidRPr="00A26112">
              <w:rPr>
                <w:rStyle w:val="NormalTok"/>
                <w:sz w:val="20"/>
                <w:szCs w:val="20"/>
                <w:lang w:val="en-GB"/>
                <w:rPrChange w:id="1055" w:author="Tim Challman" w:date="2019-03-09T09:55:00Z">
                  <w:rPr>
                    <w:rStyle w:val="NormalTok"/>
                    <w:sz w:val="20"/>
                    <w:szCs w:val="20"/>
                  </w:rPr>
                </w:rPrChange>
              </w:rPr>
              <w:t>,</w:t>
            </w:r>
          </w:p>
        </w:tc>
        <w:tc>
          <w:tcPr>
            <w:tcW w:w="5488" w:type="dxa"/>
            <w:shd w:val="clear" w:color="auto" w:fill="auto"/>
          </w:tcPr>
          <w:p w14:paraId="0CD3F1E9" w14:textId="77777777" w:rsidR="003B744F" w:rsidRPr="00A26112" w:rsidRDefault="003B744F" w:rsidP="00955245">
            <w:pPr>
              <w:pStyle w:val="SourceCode"/>
              <w:numPr>
                <w:ilvl w:val="0"/>
                <w:numId w:val="15"/>
              </w:numPr>
              <w:rPr>
                <w:sz w:val="20"/>
                <w:szCs w:val="20"/>
                <w:lang w:val="en-GB"/>
                <w:rPrChange w:id="1056" w:author="Tim Challman" w:date="2019-03-09T09:55:00Z">
                  <w:rPr>
                    <w:sz w:val="20"/>
                    <w:szCs w:val="20"/>
                  </w:rPr>
                </w:rPrChange>
              </w:rPr>
            </w:pPr>
            <w:r w:rsidRPr="00A26112">
              <w:rPr>
                <w:rStyle w:val="NormalTok"/>
                <w:sz w:val="20"/>
                <w:szCs w:val="20"/>
                <w:lang w:val="en-GB"/>
                <w:rPrChange w:id="1057" w:author="Tim Challman" w:date="2019-03-09T09:55:00Z">
                  <w:rPr>
                    <w:rStyle w:val="NormalTok"/>
                    <w:sz w:val="20"/>
                    <w:szCs w:val="20"/>
                  </w:rPr>
                </w:rPrChange>
              </w:rPr>
              <w:t>Responses</w:t>
            </w:r>
          </w:p>
        </w:tc>
      </w:tr>
      <w:tr w:rsidR="003B744F" w:rsidRPr="00A26112" w14:paraId="1E99E452" w14:textId="77777777" w:rsidTr="008C502E">
        <w:trPr>
          <w:cantSplit/>
        </w:trPr>
        <w:tc>
          <w:tcPr>
            <w:tcW w:w="1101" w:type="dxa"/>
            <w:shd w:val="clear" w:color="auto" w:fill="auto"/>
          </w:tcPr>
          <w:p w14:paraId="6923DF0A" w14:textId="77777777" w:rsidR="003B744F" w:rsidRPr="00A26112" w:rsidRDefault="003B744F" w:rsidP="003B744F">
            <w:pPr>
              <w:pStyle w:val="SourceCode"/>
              <w:jc w:val="right"/>
              <w:rPr>
                <w:rStyle w:val="DataTypeTok"/>
                <w:szCs w:val="20"/>
                <w:lang w:val="en-GB"/>
                <w:rPrChange w:id="1058" w:author="Tim Challman" w:date="2019-03-09T09:55:00Z">
                  <w:rPr>
                    <w:rStyle w:val="DataTypeTok"/>
                    <w:szCs w:val="20"/>
                  </w:rPr>
                </w:rPrChange>
              </w:rPr>
            </w:pPr>
            <w:r w:rsidRPr="00A26112">
              <w:rPr>
                <w:rStyle w:val="NormalTok"/>
                <w:sz w:val="20"/>
                <w:szCs w:val="20"/>
                <w:lang w:val="en-GB"/>
                <w:rPrChange w:id="1059" w:author="Tim Challman" w:date="2019-03-09T09:55:00Z">
                  <w:rPr>
                    <w:rStyle w:val="NormalTok"/>
                    <w:sz w:val="20"/>
                    <w:szCs w:val="20"/>
                  </w:rPr>
                </w:rPrChange>
              </w:rPr>
              <w:t xml:space="preserve">    </w:t>
            </w:r>
            <w:r w:rsidRPr="00A26112">
              <w:rPr>
                <w:rStyle w:val="DataTypeTok"/>
                <w:szCs w:val="20"/>
                <w:lang w:val="en-GB"/>
                <w:rPrChange w:id="1060" w:author="Tim Challman" w:date="2019-03-09T09:55:00Z">
                  <w:rPr>
                    <w:rStyle w:val="DataTypeTok"/>
                    <w:szCs w:val="20"/>
                  </w:rPr>
                </w:rPrChange>
              </w:rPr>
              <w:t>q</w:t>
            </w:r>
          </w:p>
        </w:tc>
        <w:tc>
          <w:tcPr>
            <w:tcW w:w="2693" w:type="dxa"/>
            <w:shd w:val="clear" w:color="auto" w:fill="auto"/>
          </w:tcPr>
          <w:p w14:paraId="203081DD" w14:textId="77777777" w:rsidR="003B744F" w:rsidRPr="00A26112" w:rsidRDefault="003B744F" w:rsidP="00CF708D">
            <w:pPr>
              <w:pStyle w:val="SourceCode"/>
              <w:rPr>
                <w:rStyle w:val="NormalTok"/>
                <w:sz w:val="20"/>
                <w:szCs w:val="20"/>
                <w:lang w:val="en-GB"/>
                <w:rPrChange w:id="1061" w:author="Tim Challman" w:date="2019-03-09T09:55:00Z">
                  <w:rPr>
                    <w:rStyle w:val="NormalTok"/>
                    <w:sz w:val="20"/>
                    <w:szCs w:val="20"/>
                  </w:rPr>
                </w:rPrChange>
              </w:rPr>
            </w:pPr>
            <w:r w:rsidRPr="00A26112">
              <w:rPr>
                <w:rStyle w:val="DataTypeTok"/>
                <w:szCs w:val="20"/>
                <w:lang w:val="en-GB"/>
                <w:rPrChange w:id="1062" w:author="Tim Challman" w:date="2019-03-09T09:55:00Z">
                  <w:rPr>
                    <w:rStyle w:val="DataTypeTok"/>
                    <w:szCs w:val="20"/>
                  </w:rPr>
                </w:rPrChange>
              </w:rPr>
              <w:t>=</w:t>
            </w:r>
            <w:r w:rsidRPr="00A26112">
              <w:rPr>
                <w:rStyle w:val="NormalTok"/>
                <w:sz w:val="20"/>
                <w:szCs w:val="20"/>
                <w:lang w:val="en-GB"/>
                <w:rPrChange w:id="1063" w:author="Tim Challman" w:date="2019-03-09T09:55:00Z">
                  <w:rPr>
                    <w:rStyle w:val="NormalTok"/>
                    <w:sz w:val="20"/>
                    <w:szCs w:val="20"/>
                  </w:rPr>
                </w:rPrChange>
              </w:rPr>
              <w:t xml:space="preserve"> </w:t>
            </w:r>
            <w:r w:rsidRPr="00A26112">
              <w:rPr>
                <w:rStyle w:val="DecValTok"/>
                <w:szCs w:val="20"/>
                <w:lang w:val="en-GB"/>
                <w:rPrChange w:id="1064" w:author="Tim Challman" w:date="2019-03-09T09:55:00Z">
                  <w:rPr>
                    <w:rStyle w:val="DecValTok"/>
                    <w:szCs w:val="20"/>
                  </w:rPr>
                </w:rPrChange>
              </w:rPr>
              <w:t>20</w:t>
            </w:r>
            <w:r w:rsidRPr="00A26112">
              <w:rPr>
                <w:rStyle w:val="NormalTok"/>
                <w:sz w:val="20"/>
                <w:szCs w:val="20"/>
                <w:lang w:val="en-GB"/>
                <w:rPrChange w:id="1065" w:author="Tim Challman" w:date="2019-03-09T09:55:00Z">
                  <w:rPr>
                    <w:rStyle w:val="NormalTok"/>
                    <w:sz w:val="20"/>
                    <w:szCs w:val="20"/>
                  </w:rPr>
                </w:rPrChange>
              </w:rPr>
              <w:t>,</w:t>
            </w:r>
          </w:p>
        </w:tc>
        <w:tc>
          <w:tcPr>
            <w:tcW w:w="5488" w:type="dxa"/>
            <w:shd w:val="clear" w:color="auto" w:fill="auto"/>
          </w:tcPr>
          <w:p w14:paraId="7FF2BF17" w14:textId="77777777" w:rsidR="003B744F" w:rsidRPr="00A26112" w:rsidRDefault="003B744F" w:rsidP="00955245">
            <w:pPr>
              <w:pStyle w:val="SourceCode"/>
              <w:numPr>
                <w:ilvl w:val="0"/>
                <w:numId w:val="15"/>
              </w:numPr>
              <w:rPr>
                <w:sz w:val="20"/>
                <w:szCs w:val="20"/>
                <w:lang w:val="en-GB"/>
                <w:rPrChange w:id="1066" w:author="Tim Challman" w:date="2019-03-09T09:55:00Z">
                  <w:rPr>
                    <w:sz w:val="20"/>
                    <w:szCs w:val="20"/>
                  </w:rPr>
                </w:rPrChange>
              </w:rPr>
            </w:pPr>
            <w:r w:rsidRPr="00A26112">
              <w:rPr>
                <w:rStyle w:val="NormalTok"/>
                <w:sz w:val="20"/>
                <w:szCs w:val="20"/>
                <w:lang w:val="en-GB"/>
                <w:rPrChange w:id="1067" w:author="Tim Challman" w:date="2019-03-09T09:55:00Z">
                  <w:rPr>
                    <w:rStyle w:val="NormalTok"/>
                    <w:sz w:val="20"/>
                    <w:szCs w:val="20"/>
                  </w:rPr>
                </w:rPrChange>
              </w:rPr>
              <w:t>Relevant predictors</w:t>
            </w:r>
          </w:p>
        </w:tc>
      </w:tr>
      <w:tr w:rsidR="003B744F" w:rsidRPr="00A26112" w14:paraId="7BFDED35" w14:textId="77777777" w:rsidTr="008C502E">
        <w:trPr>
          <w:cantSplit/>
        </w:trPr>
        <w:tc>
          <w:tcPr>
            <w:tcW w:w="1101" w:type="dxa"/>
            <w:shd w:val="clear" w:color="auto" w:fill="auto"/>
          </w:tcPr>
          <w:p w14:paraId="10D8E726" w14:textId="77777777" w:rsidR="003B744F" w:rsidRPr="00A26112" w:rsidRDefault="003B744F" w:rsidP="003B744F">
            <w:pPr>
              <w:pStyle w:val="SourceCode"/>
              <w:jc w:val="right"/>
              <w:rPr>
                <w:rStyle w:val="DataTypeTok"/>
                <w:szCs w:val="20"/>
                <w:lang w:val="en-GB"/>
                <w:rPrChange w:id="1068" w:author="Tim Challman" w:date="2019-03-09T09:55:00Z">
                  <w:rPr>
                    <w:rStyle w:val="DataTypeTok"/>
                    <w:szCs w:val="20"/>
                  </w:rPr>
                </w:rPrChange>
              </w:rPr>
            </w:pPr>
            <w:r w:rsidRPr="00A26112">
              <w:rPr>
                <w:rStyle w:val="DataTypeTok"/>
                <w:szCs w:val="20"/>
                <w:lang w:val="en-GB"/>
                <w:rPrChange w:id="1069" w:author="Tim Challman" w:date="2019-03-09T09:55:00Z">
                  <w:rPr>
                    <w:rStyle w:val="DataTypeTok"/>
                    <w:szCs w:val="20"/>
                  </w:rPr>
                </w:rPrChange>
              </w:rPr>
              <w:t>relpos</w:t>
            </w:r>
          </w:p>
        </w:tc>
        <w:tc>
          <w:tcPr>
            <w:tcW w:w="2693" w:type="dxa"/>
            <w:shd w:val="clear" w:color="auto" w:fill="auto"/>
          </w:tcPr>
          <w:p w14:paraId="6C28499C" w14:textId="77777777" w:rsidR="003B744F" w:rsidRPr="00A26112" w:rsidRDefault="003B744F" w:rsidP="00CF708D">
            <w:pPr>
              <w:pStyle w:val="SourceCode"/>
              <w:rPr>
                <w:rStyle w:val="NormalTok"/>
                <w:sz w:val="20"/>
                <w:szCs w:val="20"/>
                <w:lang w:val="en-GB"/>
                <w:rPrChange w:id="1070" w:author="Tim Challman" w:date="2019-03-09T09:55:00Z">
                  <w:rPr>
                    <w:rStyle w:val="NormalTok"/>
                    <w:sz w:val="20"/>
                    <w:szCs w:val="20"/>
                  </w:rPr>
                </w:rPrChange>
              </w:rPr>
            </w:pPr>
            <w:r w:rsidRPr="00A26112">
              <w:rPr>
                <w:rStyle w:val="DataTypeTok"/>
                <w:szCs w:val="20"/>
                <w:lang w:val="en-GB"/>
                <w:rPrChange w:id="1071" w:author="Tim Challman" w:date="2019-03-09T09:55:00Z">
                  <w:rPr>
                    <w:rStyle w:val="DataTypeTok"/>
                    <w:szCs w:val="20"/>
                  </w:rPr>
                </w:rPrChange>
              </w:rPr>
              <w:t>=</w:t>
            </w:r>
            <w:r w:rsidRPr="00A26112">
              <w:rPr>
                <w:rStyle w:val="NormalTok"/>
                <w:sz w:val="20"/>
                <w:szCs w:val="20"/>
                <w:lang w:val="en-GB"/>
                <w:rPrChange w:id="1072" w:author="Tim Challman" w:date="2019-03-09T09:55:00Z">
                  <w:rPr>
                    <w:rStyle w:val="NormalTok"/>
                    <w:sz w:val="20"/>
                    <w:szCs w:val="20"/>
                  </w:rPr>
                </w:rPrChange>
              </w:rPr>
              <w:t xml:space="preserve"> </w:t>
            </w:r>
            <w:r w:rsidRPr="00A26112">
              <w:rPr>
                <w:rStyle w:val="KeywordTok"/>
                <w:lang w:val="en-GB"/>
                <w:rPrChange w:id="1073" w:author="Tim Challman" w:date="2019-03-09T09:55:00Z">
                  <w:rPr>
                    <w:rStyle w:val="KeywordTok"/>
                  </w:rPr>
                </w:rPrChange>
              </w:rPr>
              <w:t>list</w:t>
            </w:r>
            <w:r w:rsidRPr="00A26112">
              <w:rPr>
                <w:rStyle w:val="NormalTok"/>
                <w:sz w:val="20"/>
                <w:szCs w:val="20"/>
                <w:lang w:val="en-GB"/>
                <w:rPrChange w:id="1074" w:author="Tim Challman" w:date="2019-03-09T09:55:00Z">
                  <w:rPr>
                    <w:rStyle w:val="NormalTok"/>
                    <w:sz w:val="20"/>
                    <w:szCs w:val="20"/>
                  </w:rPr>
                </w:rPrChange>
              </w:rPr>
              <w:t>(</w:t>
            </w:r>
            <w:r w:rsidRPr="00A26112">
              <w:rPr>
                <w:rStyle w:val="KeywordTok"/>
                <w:szCs w:val="20"/>
                <w:lang w:val="en-GB"/>
                <w:rPrChange w:id="1075" w:author="Tim Challman" w:date="2019-03-09T09:55:00Z">
                  <w:rPr>
                    <w:rStyle w:val="KeywordTok"/>
                    <w:szCs w:val="20"/>
                  </w:rPr>
                </w:rPrChange>
              </w:rPr>
              <w:t>c</w:t>
            </w:r>
            <w:r w:rsidRPr="00A26112">
              <w:rPr>
                <w:rStyle w:val="NormalTok"/>
                <w:sz w:val="20"/>
                <w:szCs w:val="20"/>
                <w:lang w:val="en-GB"/>
                <w:rPrChange w:id="1076" w:author="Tim Challman" w:date="2019-03-09T09:55:00Z">
                  <w:rPr>
                    <w:rStyle w:val="NormalTok"/>
                    <w:sz w:val="20"/>
                    <w:szCs w:val="20"/>
                  </w:rPr>
                </w:rPrChange>
              </w:rPr>
              <w:t>(</w:t>
            </w:r>
            <w:r w:rsidRPr="00A26112">
              <w:rPr>
                <w:rStyle w:val="DecValTok"/>
                <w:szCs w:val="20"/>
                <w:lang w:val="en-GB"/>
                <w:rPrChange w:id="1077" w:author="Tim Challman" w:date="2019-03-09T09:55:00Z">
                  <w:rPr>
                    <w:rStyle w:val="DecValTok"/>
                    <w:szCs w:val="20"/>
                  </w:rPr>
                </w:rPrChange>
              </w:rPr>
              <w:t>1</w:t>
            </w:r>
            <w:r w:rsidRPr="00A26112">
              <w:rPr>
                <w:rStyle w:val="NormalTok"/>
                <w:sz w:val="20"/>
                <w:szCs w:val="20"/>
                <w:lang w:val="en-GB"/>
                <w:rPrChange w:id="1078" w:author="Tim Challman" w:date="2019-03-09T09:55:00Z">
                  <w:rPr>
                    <w:rStyle w:val="NormalTok"/>
                    <w:sz w:val="20"/>
                    <w:szCs w:val="20"/>
                  </w:rPr>
                </w:rPrChange>
              </w:rPr>
              <w:t xml:space="preserve">, </w:t>
            </w:r>
            <w:r w:rsidRPr="00A26112">
              <w:rPr>
                <w:rStyle w:val="DecValTok"/>
                <w:szCs w:val="20"/>
                <w:lang w:val="en-GB"/>
                <w:rPrChange w:id="1079" w:author="Tim Challman" w:date="2019-03-09T09:55:00Z">
                  <w:rPr>
                    <w:rStyle w:val="DecValTok"/>
                    <w:szCs w:val="20"/>
                  </w:rPr>
                </w:rPrChange>
              </w:rPr>
              <w:t>2</w:t>
            </w:r>
            <w:r w:rsidRPr="00A26112">
              <w:rPr>
                <w:rStyle w:val="NormalTok"/>
                <w:sz w:val="20"/>
                <w:szCs w:val="20"/>
                <w:lang w:val="en-GB"/>
                <w:rPrChange w:id="1080" w:author="Tim Challman" w:date="2019-03-09T09:55:00Z">
                  <w:rPr>
                    <w:rStyle w:val="NormalTok"/>
                    <w:sz w:val="20"/>
                    <w:szCs w:val="20"/>
                  </w:rPr>
                </w:rPrChange>
              </w:rPr>
              <w:t xml:space="preserve">, </w:t>
            </w:r>
            <w:r w:rsidRPr="00A26112">
              <w:rPr>
                <w:rStyle w:val="DecValTok"/>
                <w:szCs w:val="20"/>
                <w:lang w:val="en-GB"/>
                <w:rPrChange w:id="1081" w:author="Tim Challman" w:date="2019-03-09T09:55:00Z">
                  <w:rPr>
                    <w:rStyle w:val="DecValTok"/>
                    <w:szCs w:val="20"/>
                  </w:rPr>
                </w:rPrChange>
              </w:rPr>
              <w:t>3</w:t>
            </w:r>
            <w:r w:rsidRPr="00A26112">
              <w:rPr>
                <w:rStyle w:val="NormalTok"/>
                <w:sz w:val="20"/>
                <w:szCs w:val="20"/>
                <w:lang w:val="en-GB"/>
                <w:rPrChange w:id="1082" w:author="Tim Challman" w:date="2019-03-09T09:55:00Z">
                  <w:rPr>
                    <w:rStyle w:val="NormalTok"/>
                    <w:sz w:val="20"/>
                    <w:szCs w:val="20"/>
                  </w:rPr>
                </w:rPrChange>
              </w:rPr>
              <w:t xml:space="preserve">, </w:t>
            </w:r>
            <w:r w:rsidRPr="00A26112">
              <w:rPr>
                <w:rStyle w:val="DecValTok"/>
                <w:szCs w:val="20"/>
                <w:lang w:val="en-GB"/>
                <w:rPrChange w:id="1083" w:author="Tim Challman" w:date="2019-03-09T09:55:00Z">
                  <w:rPr>
                    <w:rStyle w:val="DecValTok"/>
                    <w:szCs w:val="20"/>
                  </w:rPr>
                </w:rPrChange>
              </w:rPr>
              <w:t>4</w:t>
            </w:r>
            <w:r w:rsidRPr="00A26112">
              <w:rPr>
                <w:rStyle w:val="NormalTok"/>
                <w:sz w:val="20"/>
                <w:szCs w:val="20"/>
                <w:lang w:val="en-GB"/>
                <w:rPrChange w:id="1084" w:author="Tim Challman" w:date="2019-03-09T09:55:00Z">
                  <w:rPr>
                    <w:rStyle w:val="NormalTok"/>
                    <w:sz w:val="20"/>
                    <w:szCs w:val="20"/>
                  </w:rPr>
                </w:rPrChange>
              </w:rPr>
              <w:t>)),</w:t>
            </w:r>
          </w:p>
        </w:tc>
        <w:tc>
          <w:tcPr>
            <w:tcW w:w="5488" w:type="dxa"/>
            <w:shd w:val="clear" w:color="auto" w:fill="auto"/>
          </w:tcPr>
          <w:p w14:paraId="609CD756" w14:textId="77777777" w:rsidR="003B744F" w:rsidRPr="00A26112" w:rsidRDefault="003B744F" w:rsidP="00955245">
            <w:pPr>
              <w:pStyle w:val="SourceCode"/>
              <w:numPr>
                <w:ilvl w:val="0"/>
                <w:numId w:val="15"/>
              </w:numPr>
              <w:rPr>
                <w:sz w:val="20"/>
                <w:szCs w:val="20"/>
                <w:lang w:val="en-GB"/>
                <w:rPrChange w:id="1085" w:author="Tim Challman" w:date="2019-03-09T09:55:00Z">
                  <w:rPr>
                    <w:sz w:val="20"/>
                    <w:szCs w:val="20"/>
                  </w:rPr>
                </w:rPrChange>
              </w:rPr>
            </w:pPr>
            <w:r w:rsidRPr="00A26112">
              <w:rPr>
                <w:rStyle w:val="NormalTok"/>
                <w:sz w:val="20"/>
                <w:szCs w:val="20"/>
                <w:lang w:val="en-GB"/>
                <w:rPrChange w:id="1086" w:author="Tim Challman" w:date="2019-03-09T09:55:00Z">
                  <w:rPr>
                    <w:rStyle w:val="NormalTok"/>
                    <w:sz w:val="20"/>
                    <w:szCs w:val="20"/>
                  </w:rPr>
                </w:rPrChange>
              </w:rPr>
              <w:t>Relevant predictor components index</w:t>
            </w:r>
          </w:p>
        </w:tc>
      </w:tr>
      <w:tr w:rsidR="003B744F" w:rsidRPr="00A26112" w14:paraId="4ECF68E6" w14:textId="77777777" w:rsidTr="008C502E">
        <w:trPr>
          <w:cantSplit/>
        </w:trPr>
        <w:tc>
          <w:tcPr>
            <w:tcW w:w="1101" w:type="dxa"/>
            <w:shd w:val="clear" w:color="auto" w:fill="auto"/>
          </w:tcPr>
          <w:p w14:paraId="57820AD4" w14:textId="77777777" w:rsidR="003B744F" w:rsidRPr="00A26112" w:rsidRDefault="003B744F" w:rsidP="003B744F">
            <w:pPr>
              <w:pStyle w:val="SourceCode"/>
              <w:jc w:val="right"/>
              <w:rPr>
                <w:rStyle w:val="DataTypeTok"/>
                <w:szCs w:val="20"/>
                <w:lang w:val="en-GB"/>
                <w:rPrChange w:id="1087" w:author="Tim Challman" w:date="2019-03-09T09:55:00Z">
                  <w:rPr>
                    <w:rStyle w:val="DataTypeTok"/>
                    <w:szCs w:val="20"/>
                  </w:rPr>
                </w:rPrChange>
              </w:rPr>
            </w:pPr>
            <w:r w:rsidRPr="00A26112">
              <w:rPr>
                <w:rStyle w:val="NormalTok"/>
                <w:sz w:val="20"/>
                <w:szCs w:val="20"/>
                <w:lang w:val="en-GB"/>
                <w:rPrChange w:id="1088" w:author="Tim Challman" w:date="2019-03-09T09:55:00Z">
                  <w:rPr>
                    <w:rStyle w:val="NormalTok"/>
                    <w:sz w:val="20"/>
                    <w:szCs w:val="20"/>
                  </w:rPr>
                </w:rPrChange>
              </w:rPr>
              <w:t xml:space="preserve">    </w:t>
            </w:r>
            <w:r w:rsidRPr="00A26112">
              <w:rPr>
                <w:rStyle w:val="DataTypeTok"/>
                <w:szCs w:val="20"/>
                <w:lang w:val="en-GB"/>
                <w:rPrChange w:id="1089" w:author="Tim Challman" w:date="2019-03-09T09:55:00Z">
                  <w:rPr>
                    <w:rStyle w:val="DataTypeTok"/>
                    <w:szCs w:val="20"/>
                  </w:rPr>
                </w:rPrChange>
              </w:rPr>
              <w:t>eta</w:t>
            </w:r>
          </w:p>
        </w:tc>
        <w:tc>
          <w:tcPr>
            <w:tcW w:w="2693" w:type="dxa"/>
            <w:shd w:val="clear" w:color="auto" w:fill="auto"/>
          </w:tcPr>
          <w:p w14:paraId="32E65B88" w14:textId="77777777" w:rsidR="003B744F" w:rsidRPr="00A26112" w:rsidRDefault="003B744F" w:rsidP="00CF708D">
            <w:pPr>
              <w:pStyle w:val="SourceCode"/>
              <w:rPr>
                <w:rStyle w:val="NormalTok"/>
                <w:sz w:val="20"/>
                <w:szCs w:val="20"/>
                <w:lang w:val="en-GB"/>
                <w:rPrChange w:id="1090" w:author="Tim Challman" w:date="2019-03-09T09:55:00Z">
                  <w:rPr>
                    <w:rStyle w:val="NormalTok"/>
                    <w:sz w:val="20"/>
                    <w:szCs w:val="20"/>
                  </w:rPr>
                </w:rPrChange>
              </w:rPr>
            </w:pPr>
            <w:r w:rsidRPr="00A26112">
              <w:rPr>
                <w:rStyle w:val="DataTypeTok"/>
                <w:szCs w:val="20"/>
                <w:lang w:val="en-GB"/>
                <w:rPrChange w:id="1091" w:author="Tim Challman" w:date="2019-03-09T09:55:00Z">
                  <w:rPr>
                    <w:rStyle w:val="DataTypeTok"/>
                    <w:szCs w:val="20"/>
                  </w:rPr>
                </w:rPrChange>
              </w:rPr>
              <w:t>=</w:t>
            </w:r>
            <w:r w:rsidRPr="00A26112">
              <w:rPr>
                <w:rStyle w:val="NormalTok"/>
                <w:sz w:val="20"/>
                <w:szCs w:val="20"/>
                <w:lang w:val="en-GB"/>
                <w:rPrChange w:id="1092" w:author="Tim Challman" w:date="2019-03-09T09:55:00Z">
                  <w:rPr>
                    <w:rStyle w:val="NormalTok"/>
                    <w:sz w:val="20"/>
                    <w:szCs w:val="20"/>
                  </w:rPr>
                </w:rPrChange>
              </w:rPr>
              <w:t xml:space="preserve"> </w:t>
            </w:r>
            <w:r w:rsidRPr="00A26112">
              <w:rPr>
                <w:rStyle w:val="DecValTok"/>
                <w:szCs w:val="20"/>
                <w:lang w:val="en-GB"/>
                <w:rPrChange w:id="1093" w:author="Tim Challman" w:date="2019-03-09T09:55:00Z">
                  <w:rPr>
                    <w:rStyle w:val="DecValTok"/>
                    <w:szCs w:val="20"/>
                  </w:rPr>
                </w:rPrChange>
              </w:rPr>
              <w:t>0</w:t>
            </w:r>
            <w:r w:rsidRPr="00A26112">
              <w:rPr>
                <w:rStyle w:val="NormalTok"/>
                <w:sz w:val="20"/>
                <w:szCs w:val="20"/>
                <w:lang w:val="en-GB"/>
                <w:rPrChange w:id="1094" w:author="Tim Challman" w:date="2019-03-09T09:55:00Z">
                  <w:rPr>
                    <w:rStyle w:val="NormalTok"/>
                    <w:sz w:val="20"/>
                    <w:szCs w:val="20"/>
                  </w:rPr>
                </w:rPrChange>
              </w:rPr>
              <w:t>,</w:t>
            </w:r>
          </w:p>
        </w:tc>
        <w:tc>
          <w:tcPr>
            <w:tcW w:w="5488" w:type="dxa"/>
            <w:shd w:val="clear" w:color="auto" w:fill="auto"/>
          </w:tcPr>
          <w:p w14:paraId="4A523531" w14:textId="77777777" w:rsidR="003B744F" w:rsidRPr="00A26112" w:rsidRDefault="003B744F" w:rsidP="00955245">
            <w:pPr>
              <w:pStyle w:val="SourceCode"/>
              <w:numPr>
                <w:ilvl w:val="0"/>
                <w:numId w:val="15"/>
              </w:numPr>
              <w:rPr>
                <w:sz w:val="20"/>
                <w:szCs w:val="20"/>
                <w:lang w:val="en-GB"/>
                <w:rPrChange w:id="1095" w:author="Tim Challman" w:date="2019-03-09T09:55:00Z">
                  <w:rPr>
                    <w:sz w:val="20"/>
                    <w:szCs w:val="20"/>
                  </w:rPr>
                </w:rPrChange>
              </w:rPr>
            </w:pPr>
            <w:r w:rsidRPr="00A26112">
              <w:rPr>
                <w:rStyle w:val="NormalTok"/>
                <w:sz w:val="20"/>
                <w:szCs w:val="20"/>
                <w:lang w:val="en-GB"/>
                <w:rPrChange w:id="1096" w:author="Tim Challman" w:date="2019-03-09T09:55:00Z">
                  <w:rPr>
                    <w:rStyle w:val="NormalTok"/>
                    <w:sz w:val="20"/>
                    <w:szCs w:val="20"/>
                  </w:rPr>
                </w:rPrChange>
              </w:rPr>
              <w:t>Decay factor of response eigenvalues</w:t>
            </w:r>
          </w:p>
        </w:tc>
      </w:tr>
      <w:tr w:rsidR="003B744F" w:rsidRPr="00A26112" w14:paraId="17A3849F" w14:textId="77777777" w:rsidTr="008C502E">
        <w:trPr>
          <w:cantSplit/>
        </w:trPr>
        <w:tc>
          <w:tcPr>
            <w:tcW w:w="1101" w:type="dxa"/>
            <w:shd w:val="clear" w:color="auto" w:fill="auto"/>
          </w:tcPr>
          <w:p w14:paraId="05F82011" w14:textId="77777777" w:rsidR="003B744F" w:rsidRPr="00A26112" w:rsidRDefault="003B744F" w:rsidP="003B744F">
            <w:pPr>
              <w:pStyle w:val="SourceCode"/>
              <w:jc w:val="right"/>
              <w:rPr>
                <w:rStyle w:val="DataTypeTok"/>
                <w:szCs w:val="20"/>
                <w:lang w:val="en-GB"/>
                <w:rPrChange w:id="1097" w:author="Tim Challman" w:date="2019-03-09T09:55:00Z">
                  <w:rPr>
                    <w:rStyle w:val="DataTypeTok"/>
                    <w:szCs w:val="20"/>
                  </w:rPr>
                </w:rPrChange>
              </w:rPr>
            </w:pPr>
            <w:r w:rsidRPr="00A26112">
              <w:rPr>
                <w:rStyle w:val="DataTypeTok"/>
                <w:szCs w:val="20"/>
                <w:lang w:val="en-GB"/>
                <w:rPrChange w:id="1098" w:author="Tim Challman" w:date="2019-03-09T09:55:00Z">
                  <w:rPr>
                    <w:rStyle w:val="DataTypeTok"/>
                    <w:szCs w:val="20"/>
                  </w:rPr>
                </w:rPrChange>
              </w:rPr>
              <w:t>gamma</w:t>
            </w:r>
          </w:p>
        </w:tc>
        <w:tc>
          <w:tcPr>
            <w:tcW w:w="2693" w:type="dxa"/>
            <w:shd w:val="clear" w:color="auto" w:fill="auto"/>
          </w:tcPr>
          <w:p w14:paraId="1AF2DDDB" w14:textId="77777777" w:rsidR="003B744F" w:rsidRPr="00A26112" w:rsidRDefault="003B744F" w:rsidP="00CF708D">
            <w:pPr>
              <w:pStyle w:val="SourceCode"/>
              <w:rPr>
                <w:rStyle w:val="NormalTok"/>
                <w:sz w:val="20"/>
                <w:szCs w:val="20"/>
                <w:lang w:val="en-GB"/>
                <w:rPrChange w:id="1099" w:author="Tim Challman" w:date="2019-03-09T09:55:00Z">
                  <w:rPr>
                    <w:rStyle w:val="NormalTok"/>
                    <w:sz w:val="20"/>
                    <w:szCs w:val="20"/>
                  </w:rPr>
                </w:rPrChange>
              </w:rPr>
            </w:pPr>
            <w:r w:rsidRPr="00A26112">
              <w:rPr>
                <w:rStyle w:val="DataTypeTok"/>
                <w:szCs w:val="20"/>
                <w:lang w:val="en-GB"/>
                <w:rPrChange w:id="1100" w:author="Tim Challman" w:date="2019-03-09T09:55:00Z">
                  <w:rPr>
                    <w:rStyle w:val="DataTypeTok"/>
                    <w:szCs w:val="20"/>
                  </w:rPr>
                </w:rPrChange>
              </w:rPr>
              <w:t>=</w:t>
            </w:r>
            <w:r w:rsidRPr="00A26112">
              <w:rPr>
                <w:rStyle w:val="NormalTok"/>
                <w:sz w:val="20"/>
                <w:szCs w:val="20"/>
                <w:lang w:val="en-GB"/>
                <w:rPrChange w:id="1101" w:author="Tim Challman" w:date="2019-03-09T09:55:00Z">
                  <w:rPr>
                    <w:rStyle w:val="NormalTok"/>
                    <w:sz w:val="20"/>
                    <w:szCs w:val="20"/>
                  </w:rPr>
                </w:rPrChange>
              </w:rPr>
              <w:t xml:space="preserve"> </w:t>
            </w:r>
            <w:r w:rsidRPr="00A26112">
              <w:rPr>
                <w:rStyle w:val="FloatTok"/>
                <w:szCs w:val="20"/>
                <w:lang w:val="en-GB"/>
                <w:rPrChange w:id="1102" w:author="Tim Challman" w:date="2019-03-09T09:55:00Z">
                  <w:rPr>
                    <w:rStyle w:val="FloatTok"/>
                    <w:szCs w:val="20"/>
                  </w:rPr>
                </w:rPrChange>
              </w:rPr>
              <w:t>0.2</w:t>
            </w:r>
            <w:r w:rsidRPr="00A26112">
              <w:rPr>
                <w:rStyle w:val="NormalTok"/>
                <w:sz w:val="20"/>
                <w:szCs w:val="20"/>
                <w:lang w:val="en-GB"/>
                <w:rPrChange w:id="1103" w:author="Tim Challman" w:date="2019-03-09T09:55:00Z">
                  <w:rPr>
                    <w:rStyle w:val="NormalTok"/>
                    <w:sz w:val="20"/>
                    <w:szCs w:val="20"/>
                  </w:rPr>
                </w:rPrChange>
              </w:rPr>
              <w:t>,</w:t>
            </w:r>
          </w:p>
        </w:tc>
        <w:tc>
          <w:tcPr>
            <w:tcW w:w="5488" w:type="dxa"/>
            <w:shd w:val="clear" w:color="auto" w:fill="auto"/>
          </w:tcPr>
          <w:p w14:paraId="7235DE71" w14:textId="77777777" w:rsidR="003B744F" w:rsidRPr="00A26112" w:rsidRDefault="003B744F" w:rsidP="00955245">
            <w:pPr>
              <w:pStyle w:val="SourceCode"/>
              <w:numPr>
                <w:ilvl w:val="0"/>
                <w:numId w:val="15"/>
              </w:numPr>
              <w:rPr>
                <w:sz w:val="20"/>
                <w:szCs w:val="20"/>
                <w:lang w:val="en-GB"/>
                <w:rPrChange w:id="1104" w:author="Tim Challman" w:date="2019-03-09T09:55:00Z">
                  <w:rPr>
                    <w:sz w:val="20"/>
                    <w:szCs w:val="20"/>
                  </w:rPr>
                </w:rPrChange>
              </w:rPr>
            </w:pPr>
            <w:r w:rsidRPr="00A26112">
              <w:rPr>
                <w:rStyle w:val="NormalTok"/>
                <w:sz w:val="20"/>
                <w:szCs w:val="20"/>
                <w:lang w:val="en-GB"/>
                <w:rPrChange w:id="1105" w:author="Tim Challman" w:date="2019-03-09T09:55:00Z">
                  <w:rPr>
                    <w:rStyle w:val="NormalTok"/>
                    <w:sz w:val="20"/>
                    <w:szCs w:val="20"/>
                  </w:rPr>
                </w:rPrChange>
              </w:rPr>
              <w:t>Decay factor of predictor eigenvalues</w:t>
            </w:r>
          </w:p>
        </w:tc>
      </w:tr>
      <w:tr w:rsidR="003B744F" w:rsidRPr="00A26112" w14:paraId="625FDC0C" w14:textId="77777777" w:rsidTr="008C502E">
        <w:trPr>
          <w:cantSplit/>
        </w:trPr>
        <w:tc>
          <w:tcPr>
            <w:tcW w:w="1101" w:type="dxa"/>
            <w:shd w:val="clear" w:color="auto" w:fill="auto"/>
          </w:tcPr>
          <w:p w14:paraId="77238D11" w14:textId="77777777" w:rsidR="003B744F" w:rsidRPr="00A26112" w:rsidRDefault="003B744F" w:rsidP="003B744F">
            <w:pPr>
              <w:pStyle w:val="SourceCode"/>
              <w:jc w:val="right"/>
              <w:rPr>
                <w:rStyle w:val="DataTypeTok"/>
                <w:szCs w:val="20"/>
                <w:lang w:val="en-GB"/>
                <w:rPrChange w:id="1106" w:author="Tim Challman" w:date="2019-03-09T09:55:00Z">
                  <w:rPr>
                    <w:rStyle w:val="DataTypeTok"/>
                    <w:szCs w:val="20"/>
                  </w:rPr>
                </w:rPrChange>
              </w:rPr>
            </w:pPr>
            <w:r w:rsidRPr="00A26112">
              <w:rPr>
                <w:rStyle w:val="NormalTok"/>
                <w:sz w:val="20"/>
                <w:szCs w:val="20"/>
                <w:lang w:val="en-GB"/>
                <w:rPrChange w:id="1107" w:author="Tim Challman" w:date="2019-03-09T09:55:00Z">
                  <w:rPr>
                    <w:rStyle w:val="NormalTok"/>
                    <w:sz w:val="20"/>
                    <w:szCs w:val="20"/>
                  </w:rPr>
                </w:rPrChange>
              </w:rPr>
              <w:t xml:space="preserve">    </w:t>
            </w:r>
            <w:r w:rsidRPr="00A26112">
              <w:rPr>
                <w:rStyle w:val="DataTypeTok"/>
                <w:szCs w:val="20"/>
                <w:lang w:val="en-GB"/>
                <w:rPrChange w:id="1108" w:author="Tim Challman" w:date="2019-03-09T09:55:00Z">
                  <w:rPr>
                    <w:rStyle w:val="DataTypeTok"/>
                    <w:szCs w:val="20"/>
                  </w:rPr>
                </w:rPrChange>
              </w:rPr>
              <w:t>R2</w:t>
            </w:r>
          </w:p>
        </w:tc>
        <w:tc>
          <w:tcPr>
            <w:tcW w:w="2693" w:type="dxa"/>
            <w:shd w:val="clear" w:color="auto" w:fill="auto"/>
          </w:tcPr>
          <w:p w14:paraId="29E7C60E" w14:textId="77777777" w:rsidR="003B744F" w:rsidRPr="00A26112" w:rsidRDefault="003B744F" w:rsidP="00CF708D">
            <w:pPr>
              <w:pStyle w:val="SourceCode"/>
              <w:rPr>
                <w:rStyle w:val="NormalTok"/>
                <w:sz w:val="20"/>
                <w:szCs w:val="20"/>
                <w:lang w:val="en-GB"/>
                <w:rPrChange w:id="1109" w:author="Tim Challman" w:date="2019-03-09T09:55:00Z">
                  <w:rPr>
                    <w:rStyle w:val="NormalTok"/>
                    <w:sz w:val="20"/>
                    <w:szCs w:val="20"/>
                  </w:rPr>
                </w:rPrChange>
              </w:rPr>
            </w:pPr>
            <w:r w:rsidRPr="00A26112">
              <w:rPr>
                <w:rStyle w:val="DataTypeTok"/>
                <w:szCs w:val="20"/>
                <w:lang w:val="en-GB"/>
                <w:rPrChange w:id="1110" w:author="Tim Challman" w:date="2019-03-09T09:55:00Z">
                  <w:rPr>
                    <w:rStyle w:val="DataTypeTok"/>
                    <w:szCs w:val="20"/>
                  </w:rPr>
                </w:rPrChange>
              </w:rPr>
              <w:t>=</w:t>
            </w:r>
            <w:r w:rsidRPr="00A26112">
              <w:rPr>
                <w:rStyle w:val="NormalTok"/>
                <w:sz w:val="20"/>
                <w:szCs w:val="20"/>
                <w:lang w:val="en-GB"/>
                <w:rPrChange w:id="1111" w:author="Tim Challman" w:date="2019-03-09T09:55:00Z">
                  <w:rPr>
                    <w:rStyle w:val="NormalTok"/>
                    <w:sz w:val="20"/>
                    <w:szCs w:val="20"/>
                  </w:rPr>
                </w:rPrChange>
              </w:rPr>
              <w:t xml:space="preserve"> </w:t>
            </w:r>
            <w:r w:rsidRPr="00A26112">
              <w:rPr>
                <w:rStyle w:val="FloatTok"/>
                <w:szCs w:val="20"/>
                <w:lang w:val="en-GB"/>
                <w:rPrChange w:id="1112" w:author="Tim Challman" w:date="2019-03-09T09:55:00Z">
                  <w:rPr>
                    <w:rStyle w:val="FloatTok"/>
                    <w:szCs w:val="20"/>
                  </w:rPr>
                </w:rPrChange>
              </w:rPr>
              <w:t>0.8</w:t>
            </w:r>
            <w:r w:rsidRPr="00A26112">
              <w:rPr>
                <w:rStyle w:val="NormalTok"/>
                <w:sz w:val="20"/>
                <w:szCs w:val="20"/>
                <w:lang w:val="en-GB"/>
                <w:rPrChange w:id="1113" w:author="Tim Challman" w:date="2019-03-09T09:55:00Z">
                  <w:rPr>
                    <w:rStyle w:val="NormalTok"/>
                    <w:sz w:val="20"/>
                    <w:szCs w:val="20"/>
                  </w:rPr>
                </w:rPrChange>
              </w:rPr>
              <w:t>,</w:t>
            </w:r>
          </w:p>
        </w:tc>
        <w:tc>
          <w:tcPr>
            <w:tcW w:w="5488" w:type="dxa"/>
            <w:shd w:val="clear" w:color="auto" w:fill="auto"/>
          </w:tcPr>
          <w:p w14:paraId="3BA5CABF" w14:textId="77777777" w:rsidR="003B744F" w:rsidRPr="00A26112" w:rsidRDefault="003B744F" w:rsidP="00955245">
            <w:pPr>
              <w:pStyle w:val="SourceCode"/>
              <w:numPr>
                <w:ilvl w:val="0"/>
                <w:numId w:val="15"/>
              </w:numPr>
              <w:rPr>
                <w:sz w:val="20"/>
                <w:szCs w:val="20"/>
                <w:lang w:val="en-GB"/>
                <w:rPrChange w:id="1114" w:author="Tim Challman" w:date="2019-03-09T09:55:00Z">
                  <w:rPr>
                    <w:sz w:val="20"/>
                    <w:szCs w:val="20"/>
                  </w:rPr>
                </w:rPrChange>
              </w:rPr>
            </w:pPr>
            <w:r w:rsidRPr="00A26112">
              <w:rPr>
                <w:rStyle w:val="NormalTok"/>
                <w:sz w:val="20"/>
                <w:szCs w:val="20"/>
                <w:lang w:val="en-GB"/>
                <w:rPrChange w:id="1115" w:author="Tim Challman" w:date="2019-03-09T09:55:00Z">
                  <w:rPr>
                    <w:rStyle w:val="NormalTok"/>
                    <w:sz w:val="20"/>
                    <w:szCs w:val="20"/>
                  </w:rPr>
                </w:rPrChange>
              </w:rPr>
              <w:t>Coefficient of determination</w:t>
            </w:r>
          </w:p>
        </w:tc>
      </w:tr>
      <w:tr w:rsidR="003B744F" w:rsidRPr="00A26112" w14:paraId="3EF3E01C" w14:textId="77777777" w:rsidTr="008C502E">
        <w:trPr>
          <w:cantSplit/>
        </w:trPr>
        <w:tc>
          <w:tcPr>
            <w:tcW w:w="1101" w:type="dxa"/>
            <w:shd w:val="clear" w:color="auto" w:fill="auto"/>
          </w:tcPr>
          <w:p w14:paraId="1289B053" w14:textId="77777777" w:rsidR="003B744F" w:rsidRPr="00A26112" w:rsidRDefault="003B744F" w:rsidP="003B744F">
            <w:pPr>
              <w:pStyle w:val="SourceCode"/>
              <w:jc w:val="right"/>
              <w:rPr>
                <w:rStyle w:val="DataTypeTok"/>
                <w:szCs w:val="20"/>
                <w:lang w:val="en-GB"/>
                <w:rPrChange w:id="1116" w:author="Tim Challman" w:date="2019-03-09T09:55:00Z">
                  <w:rPr>
                    <w:rStyle w:val="DataTypeTok"/>
                    <w:szCs w:val="20"/>
                  </w:rPr>
                </w:rPrChange>
              </w:rPr>
            </w:pPr>
            <w:r w:rsidRPr="00A26112">
              <w:rPr>
                <w:rStyle w:val="NormalTok"/>
                <w:sz w:val="20"/>
                <w:szCs w:val="20"/>
                <w:lang w:val="en-GB"/>
                <w:rPrChange w:id="1117" w:author="Tim Challman" w:date="2019-03-09T09:55:00Z">
                  <w:rPr>
                    <w:rStyle w:val="NormalTok"/>
                    <w:sz w:val="20"/>
                    <w:szCs w:val="20"/>
                  </w:rPr>
                </w:rPrChange>
              </w:rPr>
              <w:t xml:space="preserve">    </w:t>
            </w:r>
            <w:r w:rsidRPr="00A26112">
              <w:rPr>
                <w:rStyle w:val="DataTypeTok"/>
                <w:szCs w:val="20"/>
                <w:lang w:val="en-GB"/>
                <w:rPrChange w:id="1118" w:author="Tim Challman" w:date="2019-03-09T09:55:00Z">
                  <w:rPr>
                    <w:rStyle w:val="DataTypeTok"/>
                    <w:szCs w:val="20"/>
                  </w:rPr>
                </w:rPrChange>
              </w:rPr>
              <w:t>ypos</w:t>
            </w:r>
          </w:p>
        </w:tc>
        <w:tc>
          <w:tcPr>
            <w:tcW w:w="2693" w:type="dxa"/>
            <w:shd w:val="clear" w:color="auto" w:fill="auto"/>
          </w:tcPr>
          <w:p w14:paraId="473E0C36" w14:textId="77777777" w:rsidR="003B744F" w:rsidRPr="00A26112" w:rsidRDefault="003B744F" w:rsidP="00CF708D">
            <w:pPr>
              <w:pStyle w:val="SourceCode"/>
              <w:rPr>
                <w:sz w:val="20"/>
                <w:szCs w:val="20"/>
                <w:lang w:val="en-GB"/>
                <w:rPrChange w:id="1119" w:author="Tim Challman" w:date="2019-03-09T09:55:00Z">
                  <w:rPr>
                    <w:sz w:val="20"/>
                    <w:szCs w:val="20"/>
                  </w:rPr>
                </w:rPrChange>
              </w:rPr>
            </w:pPr>
            <w:r w:rsidRPr="00A26112">
              <w:rPr>
                <w:rStyle w:val="DataTypeTok"/>
                <w:szCs w:val="20"/>
                <w:lang w:val="en-GB"/>
                <w:rPrChange w:id="1120" w:author="Tim Challman" w:date="2019-03-09T09:55:00Z">
                  <w:rPr>
                    <w:rStyle w:val="DataTypeTok"/>
                    <w:szCs w:val="20"/>
                  </w:rPr>
                </w:rPrChange>
              </w:rPr>
              <w:t>=</w:t>
            </w:r>
            <w:r w:rsidRPr="00A26112">
              <w:rPr>
                <w:rStyle w:val="NormalTok"/>
                <w:sz w:val="20"/>
                <w:szCs w:val="20"/>
                <w:lang w:val="en-GB"/>
                <w:rPrChange w:id="1121" w:author="Tim Challman" w:date="2019-03-09T09:55:00Z">
                  <w:rPr>
                    <w:rStyle w:val="NormalTok"/>
                    <w:sz w:val="20"/>
                    <w:szCs w:val="20"/>
                  </w:rPr>
                </w:rPrChange>
              </w:rPr>
              <w:t xml:space="preserve"> </w:t>
            </w:r>
            <w:r w:rsidRPr="00A26112">
              <w:rPr>
                <w:rStyle w:val="KeywordTok"/>
                <w:szCs w:val="20"/>
                <w:lang w:val="en-GB"/>
                <w:rPrChange w:id="1122" w:author="Tim Challman" w:date="2019-03-09T09:55:00Z">
                  <w:rPr>
                    <w:rStyle w:val="KeywordTok"/>
                    <w:szCs w:val="20"/>
                  </w:rPr>
                </w:rPrChange>
              </w:rPr>
              <w:t>list</w:t>
            </w:r>
            <w:r w:rsidRPr="00A26112">
              <w:rPr>
                <w:rStyle w:val="NormalTok"/>
                <w:sz w:val="20"/>
                <w:szCs w:val="20"/>
                <w:lang w:val="en-GB"/>
                <w:rPrChange w:id="1123" w:author="Tim Challman" w:date="2019-03-09T09:55:00Z">
                  <w:rPr>
                    <w:rStyle w:val="NormalTok"/>
                    <w:sz w:val="20"/>
                    <w:szCs w:val="20"/>
                  </w:rPr>
                </w:rPrChange>
              </w:rPr>
              <w:t>(</w:t>
            </w:r>
            <w:r w:rsidRPr="00A26112">
              <w:rPr>
                <w:rStyle w:val="KeywordTok"/>
                <w:szCs w:val="20"/>
                <w:lang w:val="en-GB"/>
                <w:rPrChange w:id="1124" w:author="Tim Challman" w:date="2019-03-09T09:55:00Z">
                  <w:rPr>
                    <w:rStyle w:val="KeywordTok"/>
                    <w:szCs w:val="20"/>
                  </w:rPr>
                </w:rPrChange>
              </w:rPr>
              <w:t>c</w:t>
            </w:r>
            <w:r w:rsidRPr="00A26112">
              <w:rPr>
                <w:rStyle w:val="NormalTok"/>
                <w:sz w:val="20"/>
                <w:szCs w:val="20"/>
                <w:lang w:val="en-GB"/>
                <w:rPrChange w:id="1125" w:author="Tim Challman" w:date="2019-03-09T09:55:00Z">
                  <w:rPr>
                    <w:rStyle w:val="NormalTok"/>
                    <w:sz w:val="20"/>
                    <w:szCs w:val="20"/>
                  </w:rPr>
                </w:rPrChange>
              </w:rPr>
              <w:t>(</w:t>
            </w:r>
            <w:r w:rsidRPr="00A26112">
              <w:rPr>
                <w:rStyle w:val="DecValTok"/>
                <w:szCs w:val="20"/>
                <w:lang w:val="en-GB"/>
                <w:rPrChange w:id="1126" w:author="Tim Challman" w:date="2019-03-09T09:55:00Z">
                  <w:rPr>
                    <w:rStyle w:val="DecValTok"/>
                    <w:szCs w:val="20"/>
                  </w:rPr>
                </w:rPrChange>
              </w:rPr>
              <w:t>1</w:t>
            </w:r>
            <w:r w:rsidRPr="00A26112">
              <w:rPr>
                <w:rStyle w:val="NormalTok"/>
                <w:sz w:val="20"/>
                <w:szCs w:val="20"/>
                <w:lang w:val="en-GB"/>
                <w:rPrChange w:id="1127" w:author="Tim Challman" w:date="2019-03-09T09:55:00Z">
                  <w:rPr>
                    <w:rStyle w:val="NormalTok"/>
                    <w:sz w:val="20"/>
                    <w:szCs w:val="20"/>
                  </w:rPr>
                </w:rPrChange>
              </w:rPr>
              <w:t xml:space="preserve">, </w:t>
            </w:r>
            <w:r w:rsidRPr="00A26112">
              <w:rPr>
                <w:rStyle w:val="DecValTok"/>
                <w:szCs w:val="20"/>
                <w:lang w:val="en-GB"/>
                <w:rPrChange w:id="1128" w:author="Tim Challman" w:date="2019-03-09T09:55:00Z">
                  <w:rPr>
                    <w:rStyle w:val="DecValTok"/>
                    <w:szCs w:val="20"/>
                  </w:rPr>
                </w:rPrChange>
              </w:rPr>
              <w:t>2</w:t>
            </w:r>
            <w:r w:rsidRPr="00A26112">
              <w:rPr>
                <w:rStyle w:val="NormalTok"/>
                <w:sz w:val="20"/>
                <w:szCs w:val="20"/>
                <w:lang w:val="en-GB"/>
                <w:rPrChange w:id="1129" w:author="Tim Challman" w:date="2019-03-09T09:55:00Z">
                  <w:rPr>
                    <w:rStyle w:val="NormalTok"/>
                    <w:sz w:val="20"/>
                    <w:szCs w:val="20"/>
                  </w:rPr>
                </w:rPrChange>
              </w:rPr>
              <w:t xml:space="preserve">, </w:t>
            </w:r>
            <w:r w:rsidRPr="00A26112">
              <w:rPr>
                <w:rStyle w:val="DecValTok"/>
                <w:szCs w:val="20"/>
                <w:lang w:val="en-GB"/>
                <w:rPrChange w:id="1130" w:author="Tim Challman" w:date="2019-03-09T09:55:00Z">
                  <w:rPr>
                    <w:rStyle w:val="DecValTok"/>
                    <w:szCs w:val="20"/>
                  </w:rPr>
                </w:rPrChange>
              </w:rPr>
              <w:t>3</w:t>
            </w:r>
            <w:r w:rsidRPr="00A26112">
              <w:rPr>
                <w:rStyle w:val="NormalTok"/>
                <w:sz w:val="20"/>
                <w:szCs w:val="20"/>
                <w:lang w:val="en-GB"/>
                <w:rPrChange w:id="1131" w:author="Tim Challman" w:date="2019-03-09T09:55:00Z">
                  <w:rPr>
                    <w:rStyle w:val="NormalTok"/>
                    <w:sz w:val="20"/>
                    <w:szCs w:val="20"/>
                  </w:rPr>
                </w:rPrChange>
              </w:rPr>
              <w:t xml:space="preserve">, </w:t>
            </w:r>
            <w:r w:rsidRPr="00A26112">
              <w:rPr>
                <w:rStyle w:val="DecValTok"/>
                <w:szCs w:val="20"/>
                <w:lang w:val="en-GB"/>
                <w:rPrChange w:id="1132" w:author="Tim Challman" w:date="2019-03-09T09:55:00Z">
                  <w:rPr>
                    <w:rStyle w:val="DecValTok"/>
                    <w:szCs w:val="20"/>
                  </w:rPr>
                </w:rPrChange>
              </w:rPr>
              <w:t>4</w:t>
            </w:r>
            <w:r w:rsidRPr="00A26112">
              <w:rPr>
                <w:rStyle w:val="NormalTok"/>
                <w:sz w:val="20"/>
                <w:szCs w:val="20"/>
                <w:lang w:val="en-GB"/>
                <w:rPrChange w:id="1133" w:author="Tim Challman" w:date="2019-03-09T09:55:00Z">
                  <w:rPr>
                    <w:rStyle w:val="NormalTok"/>
                    <w:sz w:val="20"/>
                    <w:szCs w:val="20"/>
                  </w:rPr>
                </w:rPrChange>
              </w:rPr>
              <w:t>)),</w:t>
            </w:r>
          </w:p>
        </w:tc>
        <w:tc>
          <w:tcPr>
            <w:tcW w:w="5488" w:type="dxa"/>
            <w:shd w:val="clear" w:color="auto" w:fill="auto"/>
          </w:tcPr>
          <w:p w14:paraId="326745F7" w14:textId="77777777" w:rsidR="003B744F" w:rsidRPr="00A26112" w:rsidRDefault="003B744F" w:rsidP="00955245">
            <w:pPr>
              <w:pStyle w:val="SourceCode"/>
              <w:rPr>
                <w:sz w:val="20"/>
                <w:szCs w:val="20"/>
                <w:lang w:val="en-GB"/>
                <w:rPrChange w:id="1134" w:author="Tim Challman" w:date="2019-03-09T09:55:00Z">
                  <w:rPr>
                    <w:sz w:val="20"/>
                    <w:szCs w:val="20"/>
                  </w:rPr>
                </w:rPrChange>
              </w:rPr>
            </w:pPr>
          </w:p>
        </w:tc>
      </w:tr>
      <w:tr w:rsidR="003B744F" w:rsidRPr="00A26112" w14:paraId="767473AD" w14:textId="77777777" w:rsidTr="008C502E">
        <w:trPr>
          <w:cantSplit/>
        </w:trPr>
        <w:tc>
          <w:tcPr>
            <w:tcW w:w="1101" w:type="dxa"/>
            <w:shd w:val="clear" w:color="auto" w:fill="auto"/>
          </w:tcPr>
          <w:p w14:paraId="2CE961AC" w14:textId="77777777" w:rsidR="003B744F" w:rsidRPr="00A26112" w:rsidRDefault="003B744F" w:rsidP="003B744F">
            <w:pPr>
              <w:pStyle w:val="SourceCode"/>
              <w:jc w:val="right"/>
              <w:rPr>
                <w:rStyle w:val="DataTypeTok"/>
                <w:szCs w:val="20"/>
                <w:lang w:val="en-GB"/>
                <w:rPrChange w:id="1135" w:author="Tim Challman" w:date="2019-03-09T09:55:00Z">
                  <w:rPr>
                    <w:rStyle w:val="DataTypeTok"/>
                    <w:szCs w:val="20"/>
                  </w:rPr>
                </w:rPrChange>
              </w:rPr>
            </w:pPr>
            <w:r w:rsidRPr="00A26112">
              <w:rPr>
                <w:rStyle w:val="NormalTok"/>
                <w:sz w:val="20"/>
                <w:szCs w:val="20"/>
                <w:lang w:val="en-GB"/>
                <w:rPrChange w:id="1136" w:author="Tim Challman" w:date="2019-03-09T09:55:00Z">
                  <w:rPr>
                    <w:rStyle w:val="NormalTok"/>
                    <w:sz w:val="20"/>
                    <w:szCs w:val="20"/>
                  </w:rPr>
                </w:rPrChange>
              </w:rPr>
              <w:t xml:space="preserve">    </w:t>
            </w:r>
            <w:r w:rsidRPr="00A26112">
              <w:rPr>
                <w:rStyle w:val="DataTypeTok"/>
                <w:szCs w:val="20"/>
                <w:lang w:val="en-GB"/>
                <w:rPrChange w:id="1137" w:author="Tim Challman" w:date="2019-03-09T09:55:00Z">
                  <w:rPr>
                    <w:rStyle w:val="DataTypeTok"/>
                    <w:szCs w:val="20"/>
                  </w:rPr>
                </w:rPrChange>
              </w:rPr>
              <w:t>type</w:t>
            </w:r>
          </w:p>
        </w:tc>
        <w:tc>
          <w:tcPr>
            <w:tcW w:w="2693" w:type="dxa"/>
            <w:shd w:val="clear" w:color="auto" w:fill="auto"/>
          </w:tcPr>
          <w:p w14:paraId="1054D29D" w14:textId="77777777" w:rsidR="003B744F" w:rsidRPr="00A26112" w:rsidRDefault="003B744F" w:rsidP="00CF708D">
            <w:pPr>
              <w:pStyle w:val="SourceCode"/>
              <w:rPr>
                <w:sz w:val="20"/>
                <w:szCs w:val="20"/>
                <w:lang w:val="en-GB"/>
                <w:rPrChange w:id="1138" w:author="Tim Challman" w:date="2019-03-09T09:55:00Z">
                  <w:rPr>
                    <w:sz w:val="20"/>
                    <w:szCs w:val="20"/>
                  </w:rPr>
                </w:rPrChange>
              </w:rPr>
            </w:pPr>
            <w:r w:rsidRPr="00A26112">
              <w:rPr>
                <w:rStyle w:val="DataTypeTok"/>
                <w:szCs w:val="20"/>
                <w:lang w:val="en-GB"/>
                <w:rPrChange w:id="1139" w:author="Tim Challman" w:date="2019-03-09T09:55:00Z">
                  <w:rPr>
                    <w:rStyle w:val="DataTypeTok"/>
                    <w:szCs w:val="20"/>
                  </w:rPr>
                </w:rPrChange>
              </w:rPr>
              <w:t>=</w:t>
            </w:r>
            <w:r w:rsidRPr="00A26112">
              <w:rPr>
                <w:rStyle w:val="NormalTok"/>
                <w:sz w:val="20"/>
                <w:szCs w:val="20"/>
                <w:lang w:val="en-GB"/>
                <w:rPrChange w:id="1140" w:author="Tim Challman" w:date="2019-03-09T09:55:00Z">
                  <w:rPr>
                    <w:rStyle w:val="NormalTok"/>
                    <w:sz w:val="20"/>
                    <w:szCs w:val="20"/>
                  </w:rPr>
                </w:rPrChange>
              </w:rPr>
              <w:t xml:space="preserve"> </w:t>
            </w:r>
            <w:r w:rsidRPr="00A26112">
              <w:rPr>
                <w:rStyle w:val="StringTok"/>
                <w:szCs w:val="20"/>
                <w:lang w:val="en-GB"/>
                <w:rPrChange w:id="1141" w:author="Tim Challman" w:date="2019-03-09T09:55:00Z">
                  <w:rPr>
                    <w:rStyle w:val="StringTok"/>
                    <w:szCs w:val="20"/>
                  </w:rPr>
                </w:rPrChange>
              </w:rPr>
              <w:t>"multivariate"</w:t>
            </w:r>
          </w:p>
        </w:tc>
        <w:tc>
          <w:tcPr>
            <w:tcW w:w="5488" w:type="dxa"/>
            <w:shd w:val="clear" w:color="auto" w:fill="auto"/>
          </w:tcPr>
          <w:p w14:paraId="21207D52" w14:textId="77777777" w:rsidR="003B744F" w:rsidRPr="00A26112" w:rsidRDefault="003B744F" w:rsidP="00955245">
            <w:pPr>
              <w:pStyle w:val="SourceCode"/>
              <w:rPr>
                <w:sz w:val="20"/>
                <w:szCs w:val="20"/>
                <w:lang w:val="en-GB"/>
                <w:rPrChange w:id="1142" w:author="Tim Challman" w:date="2019-03-09T09:55:00Z">
                  <w:rPr>
                    <w:sz w:val="20"/>
                    <w:szCs w:val="20"/>
                  </w:rPr>
                </w:rPrChange>
              </w:rPr>
            </w:pPr>
          </w:p>
        </w:tc>
      </w:tr>
      <w:tr w:rsidR="003B744F" w:rsidRPr="00A26112" w14:paraId="05C10908" w14:textId="77777777" w:rsidTr="008C502E">
        <w:trPr>
          <w:cantSplit/>
        </w:trPr>
        <w:tc>
          <w:tcPr>
            <w:tcW w:w="1101" w:type="dxa"/>
            <w:shd w:val="clear" w:color="auto" w:fill="auto"/>
          </w:tcPr>
          <w:p w14:paraId="6C869939" w14:textId="77777777" w:rsidR="003B744F" w:rsidRPr="00A26112" w:rsidRDefault="003B744F" w:rsidP="00CF708D">
            <w:pPr>
              <w:pStyle w:val="SourceCode"/>
              <w:rPr>
                <w:sz w:val="20"/>
                <w:szCs w:val="20"/>
                <w:lang w:val="en-GB"/>
                <w:rPrChange w:id="1143" w:author="Tim Challman" w:date="2019-03-09T09:55:00Z">
                  <w:rPr>
                    <w:sz w:val="20"/>
                    <w:szCs w:val="20"/>
                  </w:rPr>
                </w:rPrChange>
              </w:rPr>
            </w:pPr>
            <w:r w:rsidRPr="00A26112">
              <w:rPr>
                <w:rStyle w:val="NormalTok"/>
                <w:sz w:val="20"/>
                <w:szCs w:val="20"/>
                <w:lang w:val="en-GB"/>
                <w:rPrChange w:id="1144" w:author="Tim Challman" w:date="2019-03-09T09:55:00Z">
                  <w:rPr>
                    <w:rStyle w:val="NormalTok"/>
                    <w:sz w:val="20"/>
                    <w:szCs w:val="20"/>
                  </w:rPr>
                </w:rPrChange>
              </w:rPr>
              <w:t>)</w:t>
            </w:r>
          </w:p>
        </w:tc>
        <w:tc>
          <w:tcPr>
            <w:tcW w:w="2693" w:type="dxa"/>
            <w:shd w:val="clear" w:color="auto" w:fill="auto"/>
          </w:tcPr>
          <w:p w14:paraId="02B116C6" w14:textId="77777777" w:rsidR="003B744F" w:rsidRPr="00A26112" w:rsidRDefault="003B744F" w:rsidP="00CF708D">
            <w:pPr>
              <w:pStyle w:val="SourceCode"/>
              <w:rPr>
                <w:sz w:val="20"/>
                <w:szCs w:val="20"/>
                <w:lang w:val="en-GB"/>
                <w:rPrChange w:id="1145" w:author="Tim Challman" w:date="2019-03-09T09:55:00Z">
                  <w:rPr>
                    <w:sz w:val="20"/>
                    <w:szCs w:val="20"/>
                  </w:rPr>
                </w:rPrChange>
              </w:rPr>
            </w:pPr>
          </w:p>
        </w:tc>
        <w:tc>
          <w:tcPr>
            <w:tcW w:w="5488" w:type="dxa"/>
            <w:shd w:val="clear" w:color="auto" w:fill="auto"/>
          </w:tcPr>
          <w:p w14:paraId="5EC34F2B" w14:textId="77777777" w:rsidR="003B744F" w:rsidRPr="00A26112" w:rsidRDefault="003B744F" w:rsidP="00955245">
            <w:pPr>
              <w:pStyle w:val="SourceCode"/>
              <w:rPr>
                <w:sz w:val="20"/>
                <w:szCs w:val="20"/>
                <w:lang w:val="en-GB"/>
                <w:rPrChange w:id="1146" w:author="Tim Challman" w:date="2019-03-09T09:55:00Z">
                  <w:rPr>
                    <w:sz w:val="20"/>
                    <w:szCs w:val="20"/>
                  </w:rPr>
                </w:rPrChange>
              </w:rPr>
            </w:pPr>
          </w:p>
        </w:tc>
      </w:tr>
    </w:tbl>
    <w:p w14:paraId="59842B4E" w14:textId="77777777" w:rsidR="0096095D" w:rsidRPr="00A26112" w:rsidRDefault="00CF708D">
      <w:pPr>
        <w:pStyle w:val="FigurewithCaption"/>
        <w:rPr>
          <w:lang w:val="en-GB"/>
          <w:rPrChange w:id="1147" w:author="Tim Challman" w:date="2019-03-09T09:55:00Z">
            <w:rPr/>
          </w:rPrChange>
        </w:rPr>
      </w:pPr>
      <w:r w:rsidRPr="00A26112">
        <w:rPr>
          <w:noProof/>
          <w:lang w:val="en-GB" w:eastAsia="nb-NO"/>
          <w:rPrChange w:id="1148" w:author="Tim Challman" w:date="2019-03-09T09:55:00Z">
            <w:rPr>
              <w:noProof/>
              <w:lang w:val="nb-NO" w:eastAsia="nb-NO"/>
            </w:rPr>
          </w:rPrChange>
        </w:rPr>
        <w:drawing>
          <wp:inline distT="0" distB="0" distL="0" distR="0" wp14:anchorId="51C47809" wp14:editId="793DC722">
            <wp:extent cx="5334000" cy="2667000"/>
            <wp:effectExtent l="0" t="0" r="0" b="0"/>
            <wp:docPr id="3" name="Picture" descr="Figure 3 (left) Covariance structure of latent components. (right) Covariance structure of predictor and response"/>
            <wp:cNvGraphicFramePr/>
            <a:graphic xmlns:a="http://schemas.openxmlformats.org/drawingml/2006/main">
              <a:graphicData uri="http://schemas.openxmlformats.org/drawingml/2006/picture">
                <pic:pic xmlns:pic="http://schemas.openxmlformats.org/drawingml/2006/picture">
                  <pic:nvPicPr>
                    <pic:cNvPr id="0" name="Picture" descr="main_files/figure-docx/cov-plot-1-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3E7E4067" w14:textId="77777777" w:rsidR="0096095D" w:rsidRPr="00A26112" w:rsidRDefault="00CF708D">
      <w:pPr>
        <w:pStyle w:val="ImageCaption"/>
        <w:rPr>
          <w:lang w:val="en-GB"/>
          <w:rPrChange w:id="1149" w:author="Tim Challman" w:date="2019-03-09T09:55:00Z">
            <w:rPr/>
          </w:rPrChange>
        </w:rPr>
      </w:pPr>
      <w:r w:rsidRPr="00A26112">
        <w:rPr>
          <w:lang w:val="en-GB"/>
          <w:rPrChange w:id="1150" w:author="Tim Challman" w:date="2019-03-09T09:55:00Z">
            <w:rPr/>
          </w:rPrChange>
        </w:rPr>
        <w:t>Figure 3 (left)</w:t>
      </w:r>
      <w:ins w:id="1151" w:author="Tim Challman" w:date="2019-03-09T10:24:00Z">
        <w:r w:rsidR="00BD7525">
          <w:rPr>
            <w:lang w:val="en-GB"/>
          </w:rPr>
          <w:t>.</w:t>
        </w:r>
      </w:ins>
      <w:r w:rsidRPr="00A26112">
        <w:rPr>
          <w:lang w:val="en-GB"/>
          <w:rPrChange w:id="1152" w:author="Tim Challman" w:date="2019-03-09T09:55:00Z">
            <w:rPr/>
          </w:rPrChange>
        </w:rPr>
        <w:t xml:space="preserve"> Covariance structure of latent components</w:t>
      </w:r>
      <w:ins w:id="1153" w:author="Tim Challman" w:date="2019-03-09T10:25:00Z">
        <w:r w:rsidR="00BD7525">
          <w:rPr>
            <w:lang w:val="en-GB"/>
          </w:rPr>
          <w:t>.</w:t>
        </w:r>
      </w:ins>
      <w:ins w:id="1154" w:author="Tim Challman" w:date="2019-03-09T10:24:00Z">
        <w:r w:rsidR="00BD7525">
          <w:rPr>
            <w:lang w:val="en-GB"/>
          </w:rPr>
          <w:t xml:space="preserve"> </w:t>
        </w:r>
      </w:ins>
      <w:del w:id="1155" w:author="Tim Challman" w:date="2019-03-09T10:24:00Z">
        <w:r w:rsidRPr="00A26112" w:rsidDel="00BD7525">
          <w:rPr>
            <w:lang w:val="en-GB"/>
            <w:rPrChange w:id="1156" w:author="Tim Challman" w:date="2019-03-09T09:55:00Z">
              <w:rPr/>
            </w:rPrChange>
          </w:rPr>
          <w:delText xml:space="preserve">. </w:delText>
        </w:r>
      </w:del>
      <w:r w:rsidRPr="00A26112">
        <w:rPr>
          <w:lang w:val="en-GB"/>
          <w:rPrChange w:id="1157" w:author="Tim Challman" w:date="2019-03-09T09:55:00Z">
            <w:rPr/>
          </w:rPrChange>
        </w:rPr>
        <w:t>(right) Covariance structure of predictor and response</w:t>
      </w:r>
    </w:p>
    <w:p w14:paraId="0C798CEF" w14:textId="77777777" w:rsidR="0096095D" w:rsidRPr="00A26112" w:rsidRDefault="00CF708D">
      <w:pPr>
        <w:pStyle w:val="BodyText"/>
        <w:rPr>
          <w:lang w:val="en-GB"/>
          <w:rPrChange w:id="1158" w:author="Tim Challman" w:date="2019-03-09T09:55:00Z">
            <w:rPr/>
          </w:rPrChange>
        </w:rPr>
      </w:pPr>
      <w:r w:rsidRPr="00A26112">
        <w:rPr>
          <w:lang w:val="en-GB"/>
          <w:rPrChange w:id="1159" w:author="Tim Challman" w:date="2019-03-09T09:55:00Z">
            <w:rPr/>
          </w:rPrChange>
        </w:rPr>
        <w:t>The covariance structure of the data simulated with this design in</w:t>
      </w:r>
      <w:del w:id="1160" w:author="Tim Challman" w:date="2019-03-09T09:09:00Z">
        <w:r w:rsidRPr="00A26112" w:rsidDel="00436849">
          <w:rPr>
            <w:lang w:val="en-GB"/>
            <w:rPrChange w:id="1161" w:author="Tim Challman" w:date="2019-03-09T09:55:00Z">
              <w:rPr/>
            </w:rPrChange>
          </w:rPr>
          <w:delText xml:space="preserve"> the</w:delText>
        </w:r>
      </w:del>
      <w:r w:rsidRPr="00A26112">
        <w:rPr>
          <w:lang w:val="en-GB"/>
          <w:rPrChange w:id="1162" w:author="Tim Challman" w:date="2019-03-09T09:55:00Z">
            <w:rPr/>
          </w:rPrChange>
        </w:rPr>
        <w:t xml:space="preserve"> Figure 3 shows that the predictor components at position</w:t>
      </w:r>
      <w:ins w:id="1163" w:author="Tim Challman" w:date="2019-03-09T09:09:00Z">
        <w:r w:rsidR="00436849" w:rsidRPr="00A26112">
          <w:rPr>
            <w:lang w:val="en-GB"/>
            <w:rPrChange w:id="1164" w:author="Tim Challman" w:date="2019-03-09T09:55:00Z">
              <w:rPr/>
            </w:rPrChange>
          </w:rPr>
          <w:t>s</w:t>
        </w:r>
      </w:ins>
      <w:r w:rsidRPr="00A26112">
        <w:rPr>
          <w:lang w:val="en-GB"/>
          <w:rPrChange w:id="1165" w:author="Tim Challman" w:date="2019-03-09T09:55:00Z">
            <w:rPr/>
          </w:rPrChange>
        </w:rPr>
        <w:t xml:space="preserve"> 1, 2, 3 and 4 are relevant for the first response component. After the rotation with orthogonal rotation matrix, all predictor variables are somewhat relevant for all response variables, satisfying other desired properties </w:t>
      </w:r>
      <w:del w:id="1166" w:author="Tim Challman" w:date="2019-03-09T09:10:00Z">
        <w:r w:rsidRPr="00A26112" w:rsidDel="00436849">
          <w:rPr>
            <w:lang w:val="en-GB"/>
            <w:rPrChange w:id="1167" w:author="Tim Challman" w:date="2019-03-09T09:55:00Z">
              <w:rPr/>
            </w:rPrChange>
          </w:rPr>
          <w:delText xml:space="preserve">like </w:delText>
        </w:r>
      </w:del>
      <w:ins w:id="1168" w:author="Tim Challman" w:date="2019-03-09T09:10:00Z">
        <w:r w:rsidR="00436849" w:rsidRPr="00A26112">
          <w:rPr>
            <w:lang w:val="en-GB"/>
            <w:rPrChange w:id="1169" w:author="Tim Challman" w:date="2019-03-09T09:55:00Z">
              <w:rPr/>
            </w:rPrChange>
          </w:rPr>
          <w:t xml:space="preserve">such as </w:t>
        </w:r>
      </w:ins>
      <w:r w:rsidRPr="00A26112">
        <w:rPr>
          <w:lang w:val="en-GB"/>
          <w:rPrChange w:id="1170" w:author="Tim Challman" w:date="2019-03-09T09:55:00Z">
            <w:rPr/>
          </w:rPrChange>
        </w:rPr>
        <w:t xml:space="preserve">multicollinearity and coefficient of determination. For the same design, Figure 4 (top left) shows that the predictor components 1, 2, 3 and 4 are relevant for the first response component. All other predictor components are irrelevant and all other response components are uninformative. However, due to orthogonal rotation of the informative response component together with uninformative response components, all response variables in the population have similar covariance with the relevant predictor components (Figure </w:t>
      </w:r>
      <w:r w:rsidRPr="00A26112">
        <w:rPr>
          <w:lang w:val="en-GB"/>
          <w:rPrChange w:id="1171" w:author="Tim Challman" w:date="2019-03-09T09:55:00Z">
            <w:rPr/>
          </w:rPrChange>
        </w:rPr>
        <w:lastRenderedPageBreak/>
        <w:t xml:space="preserve">4 (top right)). The sample covariances between the predictor components and predictor variables with response variables are </w:t>
      </w:r>
      <w:ins w:id="1172" w:author="Tim Challman" w:date="2019-03-09T09:10:00Z">
        <w:r w:rsidR="00436849" w:rsidRPr="00A26112">
          <w:rPr>
            <w:lang w:val="en-GB"/>
            <w:rPrChange w:id="1173" w:author="Tim Challman" w:date="2019-03-09T09:55:00Z">
              <w:rPr/>
            </w:rPrChange>
          </w:rPr>
          <w:t xml:space="preserve">shown </w:t>
        </w:r>
      </w:ins>
      <w:r w:rsidRPr="00A26112">
        <w:rPr>
          <w:lang w:val="en-GB"/>
          <w:rPrChange w:id="1174" w:author="Tim Challman" w:date="2019-03-09T09:55:00Z">
            <w:rPr/>
          </w:rPrChange>
        </w:rPr>
        <w:t>in Figure 4 (bottom left) and (bottom right) respectively.</w:t>
      </w:r>
    </w:p>
    <w:p w14:paraId="2E205450" w14:textId="77777777" w:rsidR="0096095D" w:rsidRPr="00A26112" w:rsidRDefault="00CF708D">
      <w:pPr>
        <w:pStyle w:val="FigurewithCaption"/>
        <w:rPr>
          <w:lang w:val="en-GB"/>
          <w:rPrChange w:id="1175" w:author="Tim Challman" w:date="2019-03-09T09:55:00Z">
            <w:rPr/>
          </w:rPrChange>
        </w:rPr>
      </w:pPr>
      <w:r w:rsidRPr="00A26112">
        <w:rPr>
          <w:noProof/>
          <w:lang w:val="en-GB" w:eastAsia="nb-NO"/>
          <w:rPrChange w:id="1176" w:author="Tim Challman" w:date="2019-03-09T09:55:00Z">
            <w:rPr>
              <w:noProof/>
              <w:lang w:val="nb-NO" w:eastAsia="nb-NO"/>
            </w:rPr>
          </w:rPrChange>
        </w:rPr>
        <w:drawing>
          <wp:inline distT="0" distB="0" distL="0" distR="0" wp14:anchorId="520D69B2" wp14:editId="679CC5BA">
            <wp:extent cx="5334000" cy="4265965"/>
            <wp:effectExtent l="0" t="0" r="0" b="0"/>
            <wp:docPr id="4" name="Picture" descr="Figure 4 Expected Scaled absolute covariance between predictor components and response components (top left). Expected Scaled absolute covariance between predictor components and response variables (top right). Sample scaled absolute covariance between predictor components and response variables (bottom left). Sample scaled absolute covariance between predictor variables and response variables (bottom right). The bar in the background are eigenvalues corresponding to each components in population (top plots) and in sample (bottom plots). One can compare the top-right plot (true covariance of the population) with bottom-left (covariance in the simulated data) which shows a similar pattern for different components."/>
            <wp:cNvGraphicFramePr/>
            <a:graphic xmlns:a="http://schemas.openxmlformats.org/drawingml/2006/main">
              <a:graphicData uri="http://schemas.openxmlformats.org/drawingml/2006/picture">
                <pic:pic xmlns:pic="http://schemas.openxmlformats.org/drawingml/2006/picture">
                  <pic:nvPicPr>
                    <pic:cNvPr id="0" name="Picture" descr="main_files/figure-docx/est-cov-plot-1.png"/>
                    <pic:cNvPicPr>
                      <a:picLocks noChangeAspect="1" noChangeArrowheads="1"/>
                    </pic:cNvPicPr>
                  </pic:nvPicPr>
                  <pic:blipFill>
                    <a:blip r:embed="rId14"/>
                    <a:stretch>
                      <a:fillRect/>
                    </a:stretch>
                  </pic:blipFill>
                  <pic:spPr bwMode="auto">
                    <a:xfrm>
                      <a:off x="0" y="0"/>
                      <a:ext cx="5334000" cy="4265965"/>
                    </a:xfrm>
                    <a:prstGeom prst="rect">
                      <a:avLst/>
                    </a:prstGeom>
                    <a:noFill/>
                    <a:ln w="9525">
                      <a:noFill/>
                      <a:headEnd/>
                      <a:tailEnd/>
                    </a:ln>
                  </pic:spPr>
                </pic:pic>
              </a:graphicData>
            </a:graphic>
          </wp:inline>
        </w:drawing>
      </w:r>
    </w:p>
    <w:p w14:paraId="294F5057" w14:textId="77777777" w:rsidR="0096095D" w:rsidRPr="00A26112" w:rsidRDefault="00CF708D">
      <w:pPr>
        <w:pStyle w:val="ImageCaption"/>
        <w:rPr>
          <w:lang w:val="en-GB"/>
          <w:rPrChange w:id="1177" w:author="Tim Challman" w:date="2019-03-09T09:55:00Z">
            <w:rPr/>
          </w:rPrChange>
        </w:rPr>
      </w:pPr>
      <w:r w:rsidRPr="00A26112">
        <w:rPr>
          <w:lang w:val="en-GB"/>
          <w:rPrChange w:id="1178" w:author="Tim Challman" w:date="2019-03-09T09:55:00Z">
            <w:rPr/>
          </w:rPrChange>
        </w:rPr>
        <w:t xml:space="preserve">Figure 4 Expected Scaled absolute covariance between predictor components and response components (top left). Expected Scaled absolute covariance between predictor components and response variables (top right). Sample scaled absolute covariance between predictor components and response variables (bottom left). Sample scaled absolute covariance between predictor variables and response variables (bottom right). The bar </w:t>
      </w:r>
      <w:ins w:id="1179" w:author="Tim Challman" w:date="2019-03-09T09:11:00Z">
        <w:r w:rsidR="00436849" w:rsidRPr="00A26112">
          <w:rPr>
            <w:lang w:val="en-GB"/>
            <w:rPrChange w:id="1180" w:author="Tim Challman" w:date="2019-03-09T09:55:00Z">
              <w:rPr/>
            </w:rPrChange>
          </w:rPr>
          <w:t xml:space="preserve">graph </w:t>
        </w:r>
      </w:ins>
      <w:r w:rsidRPr="00A26112">
        <w:rPr>
          <w:lang w:val="en-GB"/>
          <w:rPrChange w:id="1181" w:author="Tim Challman" w:date="2019-03-09T09:55:00Z">
            <w:rPr/>
          </w:rPrChange>
        </w:rPr>
        <w:t xml:space="preserve">in the background </w:t>
      </w:r>
      <w:del w:id="1182" w:author="Tim Challman" w:date="2019-03-09T09:12:00Z">
        <w:r w:rsidRPr="00A26112" w:rsidDel="00436849">
          <w:rPr>
            <w:lang w:val="en-GB"/>
            <w:rPrChange w:id="1183" w:author="Tim Challman" w:date="2019-03-09T09:55:00Z">
              <w:rPr/>
            </w:rPrChange>
          </w:rPr>
          <w:delText xml:space="preserve">are </w:delText>
        </w:r>
      </w:del>
      <w:ins w:id="1184" w:author="Tim Challman" w:date="2019-03-09T09:12:00Z">
        <w:r w:rsidR="00436849" w:rsidRPr="00A26112">
          <w:rPr>
            <w:lang w:val="en-GB"/>
            <w:rPrChange w:id="1185" w:author="Tim Challman" w:date="2019-03-09T09:55:00Z">
              <w:rPr/>
            </w:rPrChange>
          </w:rPr>
          <w:t xml:space="preserve">represents </w:t>
        </w:r>
      </w:ins>
      <w:r w:rsidRPr="00A26112">
        <w:rPr>
          <w:lang w:val="en-GB"/>
          <w:rPrChange w:id="1186" w:author="Tim Challman" w:date="2019-03-09T09:55:00Z">
            <w:rPr/>
          </w:rPrChange>
        </w:rPr>
        <w:t>eigenvalues corresponding to each component</w:t>
      </w:r>
      <w:del w:id="1187" w:author="Tim Challman" w:date="2019-03-09T09:12:00Z">
        <w:r w:rsidRPr="00A26112" w:rsidDel="00436849">
          <w:rPr>
            <w:lang w:val="en-GB"/>
            <w:rPrChange w:id="1188" w:author="Tim Challman" w:date="2019-03-09T09:55:00Z">
              <w:rPr/>
            </w:rPrChange>
          </w:rPr>
          <w:delText>s</w:delText>
        </w:r>
      </w:del>
      <w:r w:rsidRPr="00A26112">
        <w:rPr>
          <w:lang w:val="en-GB"/>
          <w:rPrChange w:id="1189" w:author="Tim Challman" w:date="2019-03-09T09:55:00Z">
            <w:rPr/>
          </w:rPrChange>
        </w:rPr>
        <w:t xml:space="preserve"> in population (top plots) and in sample (bottom plots). One can compare the top-right plot (true covariance of the population) with bottom-left (covariance in the simulated data) which shows a similar pattern for different components.</w:t>
      </w:r>
    </w:p>
    <w:p w14:paraId="62C9D3D3" w14:textId="77777777" w:rsidR="0096095D" w:rsidRPr="00A26112" w:rsidRDefault="00CF708D">
      <w:pPr>
        <w:pStyle w:val="BodyText"/>
        <w:rPr>
          <w:lang w:val="en-GB"/>
          <w:rPrChange w:id="1190" w:author="Tim Challman" w:date="2019-03-09T09:55:00Z">
            <w:rPr/>
          </w:rPrChange>
        </w:rPr>
      </w:pPr>
      <w:r w:rsidRPr="00A26112">
        <w:rPr>
          <w:lang w:val="en-GB"/>
          <w:rPrChange w:id="1191" w:author="Tim Challman" w:date="2019-03-09T09:55:00Z">
            <w:rPr/>
          </w:rPrChange>
        </w:rPr>
        <w:t xml:space="preserve">A similar </w:t>
      </w:r>
      <w:del w:id="1192" w:author="Tim Challman" w:date="2019-03-09T09:13:00Z">
        <w:r w:rsidRPr="00A26112" w:rsidDel="00436849">
          <w:rPr>
            <w:lang w:val="en-GB"/>
            <w:rPrChange w:id="1193" w:author="Tim Challman" w:date="2019-03-09T09:55:00Z">
              <w:rPr/>
            </w:rPrChange>
          </w:rPr>
          <w:delText xml:space="preserve">discussion </w:delText>
        </w:r>
      </w:del>
      <w:ins w:id="1194" w:author="Tim Challman" w:date="2019-03-09T09:13:00Z">
        <w:r w:rsidR="00436849" w:rsidRPr="00A26112">
          <w:rPr>
            <w:lang w:val="en-GB"/>
            <w:rPrChange w:id="1195" w:author="Tim Challman" w:date="2019-03-09T09:55:00Z">
              <w:rPr/>
            </w:rPrChange>
          </w:rPr>
          <w:t xml:space="preserve">description </w:t>
        </w:r>
      </w:ins>
      <w:r w:rsidRPr="00A26112">
        <w:rPr>
          <w:lang w:val="en-GB"/>
          <w:rPrChange w:id="1196" w:author="Tim Challman" w:date="2019-03-09T09:55:00Z">
            <w:rPr/>
          </w:rPrChange>
        </w:rPr>
        <w:t xml:space="preserve">can be made </w:t>
      </w:r>
      <w:del w:id="1197" w:author="Tim Challman" w:date="2019-03-09T09:13:00Z">
        <w:r w:rsidRPr="00A26112" w:rsidDel="00436849">
          <w:rPr>
            <w:lang w:val="en-GB"/>
            <w:rPrChange w:id="1198" w:author="Tim Challman" w:date="2019-03-09T09:55:00Z">
              <w:rPr/>
            </w:rPrChange>
          </w:rPr>
          <w:delText xml:space="preserve">on </w:delText>
        </w:r>
      </w:del>
      <w:ins w:id="1199" w:author="Tim Challman" w:date="2019-03-09T09:13:00Z">
        <w:r w:rsidR="00436849" w:rsidRPr="00A26112">
          <w:rPr>
            <w:lang w:val="en-GB"/>
            <w:rPrChange w:id="1200" w:author="Tim Challman" w:date="2019-03-09T09:55:00Z">
              <w:rPr/>
            </w:rPrChange>
          </w:rPr>
          <w:t xml:space="preserve">for </w:t>
        </w:r>
      </w:ins>
      <w:r w:rsidRPr="00A26112">
        <w:rPr>
          <w:lang w:val="en-GB"/>
          <w:rPrChange w:id="1201" w:author="Tim Challman" w:date="2019-03-09T09:55:00Z">
            <w:rPr/>
          </w:rPrChange>
        </w:rPr>
        <w:t>all 32 designs</w:t>
      </w:r>
      <w:ins w:id="1202" w:author="Tim Challman" w:date="2019-03-09T09:14:00Z">
        <w:r w:rsidR="00436849" w:rsidRPr="00A26112">
          <w:rPr>
            <w:lang w:val="en-GB"/>
            <w:rPrChange w:id="1203" w:author="Tim Challman" w:date="2019-03-09T09:55:00Z">
              <w:rPr/>
            </w:rPrChange>
          </w:rPr>
          <w:t>,</w:t>
        </w:r>
      </w:ins>
      <w:r w:rsidRPr="00A26112">
        <w:rPr>
          <w:lang w:val="en-GB"/>
          <w:rPrChange w:id="1204" w:author="Tim Challman" w:date="2019-03-09T09:55:00Z">
            <w:rPr/>
          </w:rPrChange>
        </w:rPr>
        <w:t xml:space="preserve"> where each of the design</w:t>
      </w:r>
      <w:ins w:id="1205" w:author="Tim Challman" w:date="2019-03-09T09:13:00Z">
        <w:r w:rsidR="00436849" w:rsidRPr="00A26112">
          <w:rPr>
            <w:lang w:val="en-GB"/>
            <w:rPrChange w:id="1206" w:author="Tim Challman" w:date="2019-03-09T09:55:00Z">
              <w:rPr/>
            </w:rPrChange>
          </w:rPr>
          <w:t>s</w:t>
        </w:r>
      </w:ins>
      <w:r w:rsidRPr="00A26112">
        <w:rPr>
          <w:lang w:val="en-GB"/>
          <w:rPrChange w:id="1207" w:author="Tim Challman" w:date="2019-03-09T09:55:00Z">
            <w:rPr/>
          </w:rPrChange>
        </w:rPr>
        <w:t xml:space="preserve"> holds the properties of the data they simulate. These data are used by the prediction methods discussed in </w:t>
      </w:r>
      <w:ins w:id="1208" w:author="Tim Challman" w:date="2019-03-09T09:14:00Z">
        <w:r w:rsidR="00436849" w:rsidRPr="00A26112">
          <w:rPr>
            <w:lang w:val="en-GB"/>
            <w:rPrChange w:id="1209" w:author="Tim Challman" w:date="2019-03-09T09:55:00Z">
              <w:rPr/>
            </w:rPrChange>
          </w:rPr>
          <w:t xml:space="preserve">the </w:t>
        </w:r>
      </w:ins>
      <w:r w:rsidRPr="00A26112">
        <w:rPr>
          <w:lang w:val="en-GB"/>
          <w:rPrChange w:id="1210" w:author="Tim Challman" w:date="2019-03-09T09:55:00Z">
            <w:rPr/>
          </w:rPrChange>
        </w:rPr>
        <w:t xml:space="preserve">previous section. Each prediction method is given independently simulated datasets in order to give them </w:t>
      </w:r>
      <w:ins w:id="1211" w:author="Tim Challman" w:date="2019-03-09T09:14:00Z">
        <w:r w:rsidR="00436849" w:rsidRPr="00A26112">
          <w:rPr>
            <w:lang w:val="en-GB"/>
            <w:rPrChange w:id="1212" w:author="Tim Challman" w:date="2019-03-09T09:55:00Z">
              <w:rPr/>
            </w:rPrChange>
          </w:rPr>
          <w:t xml:space="preserve">an </w:t>
        </w:r>
      </w:ins>
      <w:r w:rsidRPr="00A26112">
        <w:rPr>
          <w:lang w:val="en-GB"/>
          <w:rPrChange w:id="1213" w:author="Tim Challman" w:date="2019-03-09T09:55:00Z">
            <w:rPr/>
          </w:rPrChange>
        </w:rPr>
        <w:t>equal opportunity to capture the dynamics in the data.</w:t>
      </w:r>
    </w:p>
    <w:p w14:paraId="73D024A9" w14:textId="77777777" w:rsidR="0096095D" w:rsidRPr="00A26112" w:rsidRDefault="00CF708D">
      <w:pPr>
        <w:pStyle w:val="Heading1"/>
        <w:rPr>
          <w:lang w:val="en-GB"/>
          <w:rPrChange w:id="1214" w:author="Tim Challman" w:date="2019-03-09T09:55:00Z">
            <w:rPr/>
          </w:rPrChange>
        </w:rPr>
      </w:pPr>
      <w:bookmarkStart w:id="1215" w:name="basis-of-comparison"/>
      <w:bookmarkEnd w:id="1215"/>
      <w:r w:rsidRPr="00A26112">
        <w:rPr>
          <w:lang w:val="en-GB"/>
          <w:rPrChange w:id="1216" w:author="Tim Challman" w:date="2019-03-09T09:55:00Z">
            <w:rPr/>
          </w:rPrChange>
        </w:rPr>
        <w:lastRenderedPageBreak/>
        <w:t>Basis of comparison</w:t>
      </w:r>
    </w:p>
    <w:p w14:paraId="131B4D86" w14:textId="77777777" w:rsidR="0096095D" w:rsidRPr="00A26112" w:rsidRDefault="00CF708D">
      <w:pPr>
        <w:pStyle w:val="FirstParagraph"/>
        <w:rPr>
          <w:lang w:val="en-GB"/>
          <w:rPrChange w:id="1217" w:author="Tim Challman" w:date="2019-03-09T09:55:00Z">
            <w:rPr/>
          </w:rPrChange>
        </w:rPr>
      </w:pPr>
      <w:r w:rsidRPr="00A26112">
        <w:rPr>
          <w:lang w:val="en-GB"/>
          <w:rPrChange w:id="1218" w:author="Tim Challman" w:date="2019-03-09T09:55:00Z">
            <w:rPr/>
          </w:rPrChange>
        </w:rPr>
        <w:t xml:space="preserve">This study focuses mainly on the prediction performance of the methods </w:t>
      </w:r>
      <w:del w:id="1219" w:author="Tim Challman" w:date="2019-03-09T09:15:00Z">
        <w:r w:rsidRPr="00A26112" w:rsidDel="00642EC1">
          <w:rPr>
            <w:lang w:val="en-GB"/>
            <w:rPrChange w:id="1220" w:author="Tim Challman" w:date="2019-03-09T09:55:00Z">
              <w:rPr/>
            </w:rPrChange>
          </w:rPr>
          <w:delText xml:space="preserve">and </w:delText>
        </w:r>
      </w:del>
      <w:ins w:id="1221" w:author="Tim Challman" w:date="2019-03-09T09:15:00Z">
        <w:r w:rsidR="00642EC1" w:rsidRPr="00A26112">
          <w:rPr>
            <w:lang w:val="en-GB"/>
            <w:rPrChange w:id="1222" w:author="Tim Challman" w:date="2019-03-09T09:55:00Z">
              <w:rPr/>
            </w:rPrChange>
          </w:rPr>
          <w:t xml:space="preserve">with </w:t>
        </w:r>
      </w:ins>
      <w:r w:rsidRPr="00A26112">
        <w:rPr>
          <w:lang w:val="en-GB"/>
          <w:rPrChange w:id="1223" w:author="Tim Challman" w:date="2019-03-09T09:55:00Z">
            <w:rPr/>
          </w:rPrChange>
        </w:rPr>
        <w:t xml:space="preserve">emphasis specifically on the interaction between the properties of the data controlled by the simulation parameters, and the prediction methods. The prediction performance is measured </w:t>
      </w:r>
      <w:del w:id="1224" w:author="Tim Challman" w:date="2019-03-09T09:16:00Z">
        <w:r w:rsidRPr="00A26112" w:rsidDel="00642EC1">
          <w:rPr>
            <w:lang w:val="en-GB"/>
            <w:rPrChange w:id="1225" w:author="Tim Challman" w:date="2019-03-09T09:55:00Z">
              <w:rPr/>
            </w:rPrChange>
          </w:rPr>
          <w:delText>on the following basis</w:delText>
        </w:r>
      </w:del>
      <w:ins w:id="1226" w:author="Tim Challman" w:date="2019-03-09T09:16:00Z">
        <w:r w:rsidR="00642EC1" w:rsidRPr="00A26112">
          <w:rPr>
            <w:lang w:val="en-GB"/>
            <w:rPrChange w:id="1227" w:author="Tim Challman" w:date="2019-03-09T09:55:00Z">
              <w:rPr/>
            </w:rPrChange>
          </w:rPr>
          <w:t>based on the following</w:t>
        </w:r>
      </w:ins>
      <w:r w:rsidRPr="00A26112">
        <w:rPr>
          <w:lang w:val="en-GB"/>
          <w:rPrChange w:id="1228" w:author="Tim Challman" w:date="2019-03-09T09:55:00Z">
            <w:rPr/>
          </w:rPrChange>
        </w:rPr>
        <w:t>:</w:t>
      </w:r>
    </w:p>
    <w:p w14:paraId="1979D756" w14:textId="77777777" w:rsidR="0096095D" w:rsidRPr="00A26112" w:rsidRDefault="00CF708D">
      <w:pPr>
        <w:pStyle w:val="Compact"/>
        <w:numPr>
          <w:ilvl w:val="0"/>
          <w:numId w:val="3"/>
        </w:numPr>
        <w:rPr>
          <w:lang w:val="en-GB"/>
          <w:rPrChange w:id="1229" w:author="Tim Challman" w:date="2019-03-09T09:55:00Z">
            <w:rPr/>
          </w:rPrChange>
        </w:rPr>
      </w:pPr>
      <w:r w:rsidRPr="00A26112">
        <w:rPr>
          <w:lang w:val="en-GB"/>
          <w:rPrChange w:id="1230" w:author="Tim Challman" w:date="2019-03-09T09:55:00Z">
            <w:rPr/>
          </w:rPrChange>
        </w:rPr>
        <w:t>The average prediction error that a method can give using arbitrary number of components and</w:t>
      </w:r>
    </w:p>
    <w:p w14:paraId="7246C6EB" w14:textId="77777777" w:rsidR="0096095D" w:rsidRPr="00A26112" w:rsidRDefault="00CF708D">
      <w:pPr>
        <w:pStyle w:val="Compact"/>
        <w:numPr>
          <w:ilvl w:val="0"/>
          <w:numId w:val="3"/>
        </w:numPr>
        <w:rPr>
          <w:lang w:val="en-GB"/>
          <w:rPrChange w:id="1231" w:author="Tim Challman" w:date="2019-03-09T09:55:00Z">
            <w:rPr/>
          </w:rPrChange>
        </w:rPr>
      </w:pPr>
      <w:r w:rsidRPr="00A26112">
        <w:rPr>
          <w:lang w:val="en-GB"/>
          <w:rPrChange w:id="1232" w:author="Tim Challman" w:date="2019-03-09T09:55:00Z">
            <w:rPr/>
          </w:rPrChange>
        </w:rPr>
        <w:t>The average number of components used by the method to give the minimum prediction error</w:t>
      </w:r>
    </w:p>
    <w:p w14:paraId="204A2CEB" w14:textId="77777777" w:rsidR="0096095D" w:rsidRPr="00A26112" w:rsidRDefault="00CF708D">
      <w:pPr>
        <w:pStyle w:val="FirstParagraph"/>
        <w:rPr>
          <w:lang w:val="en-GB"/>
          <w:rPrChange w:id="1233" w:author="Tim Challman" w:date="2019-03-09T09:55:00Z">
            <w:rPr/>
          </w:rPrChange>
        </w:rPr>
      </w:pPr>
      <w:r w:rsidRPr="00A26112">
        <w:rPr>
          <w:lang w:val="en-GB"/>
          <w:rPrChange w:id="1234" w:author="Tim Challman" w:date="2019-03-09T09:55:00Z">
            <w:rPr/>
          </w:rPrChange>
        </w:rPr>
        <w:t>Let us define,</w:t>
      </w:r>
    </w:p>
    <w:p w14:paraId="58A9FD79" w14:textId="77777777" w:rsidR="0096095D" w:rsidRPr="00A26112" w:rsidRDefault="00675228">
      <w:pPr>
        <w:pStyle w:val="BodyText"/>
        <w:rPr>
          <w:lang w:val="en-GB"/>
          <w:rPrChange w:id="1235" w:author="Tim Challman" w:date="2019-03-09T09:55:00Z">
            <w:rPr/>
          </w:rPrChange>
        </w:rPr>
      </w:pPr>
      <m:oMathPara>
        <m:oMathParaPr>
          <m:jc m:val="center"/>
        </m:oMathParaPr>
        <m:oMath>
          <m:sSub>
            <m:sSubPr>
              <m:ctrlPr>
                <w:rPr>
                  <w:rFonts w:ascii="Cambria Math" w:hAnsi="Cambria Math"/>
                  <w:lang w:val="en-GB"/>
                </w:rPr>
              </m:ctrlPr>
            </m:sSubPr>
            <m:e>
              <m:r>
                <m:rPr>
                  <m:scr m:val="script"/>
                  <m:sty m:val="p"/>
                </m:rPr>
                <w:rPr>
                  <w:rFonts w:ascii="Cambria Math" w:hAnsi="Cambria Math"/>
                  <w:lang w:val="en-GB"/>
                  <w:rPrChange w:id="1236" w:author="Tim Challman" w:date="2019-03-09T09:55:00Z">
                    <w:rPr>
                      <w:rFonts w:ascii="Cambria Math" w:hAnsi="Cambria Math"/>
                    </w:rPr>
                  </w:rPrChange>
                </w:rPr>
                <m:t>PE</m:t>
              </m:r>
            </m:e>
            <m:sub>
              <m:r>
                <w:rPr>
                  <w:rFonts w:ascii="Cambria Math" w:hAnsi="Cambria Math"/>
                  <w:lang w:val="en-GB"/>
                  <w:rPrChange w:id="1237" w:author="Tim Challman" w:date="2019-03-09T09:55:00Z">
                    <w:rPr>
                      <w:rFonts w:ascii="Cambria Math" w:hAnsi="Cambria Math"/>
                    </w:rPr>
                  </w:rPrChange>
                </w:rPr>
                <m:t>ijkl</m:t>
              </m:r>
            </m:sub>
          </m:sSub>
          <m:r>
            <w:rPr>
              <w:rFonts w:ascii="Cambria Math" w:hAnsi="Cambria Math"/>
              <w:lang w:val="en-GB"/>
              <w:rPrChange w:id="1238" w:author="Tim Challman" w:date="2019-03-09T09:55:00Z">
                <w:rPr>
                  <w:rFonts w:ascii="Cambria Math" w:hAnsi="Cambria Math"/>
                </w:rPr>
              </w:rPrChange>
            </w:rPr>
            <m:t>=</m:t>
          </m:r>
          <m:f>
            <m:fPr>
              <m:ctrlPr>
                <w:rPr>
                  <w:rFonts w:ascii="Cambria Math" w:hAnsi="Cambria Math"/>
                  <w:lang w:val="en-GB"/>
                </w:rPr>
              </m:ctrlPr>
            </m:fPr>
            <m:num>
              <m:r>
                <w:rPr>
                  <w:rFonts w:ascii="Cambria Math" w:hAnsi="Cambria Math"/>
                  <w:lang w:val="en-GB"/>
                  <w:rPrChange w:id="1239" w:author="Tim Challman" w:date="2019-03-09T09:55:00Z">
                    <w:rPr>
                      <w:rFonts w:ascii="Cambria Math" w:hAnsi="Cambria Math"/>
                    </w:rPr>
                  </w:rPrChange>
                </w:rPr>
                <m:t>1</m:t>
              </m:r>
            </m:num>
            <m:den>
              <m:sSubSup>
                <m:sSubSupPr>
                  <m:ctrlPr>
                    <w:rPr>
                      <w:rFonts w:ascii="Cambria Math" w:hAnsi="Cambria Math"/>
                      <w:lang w:val="en-GB"/>
                    </w:rPr>
                  </m:ctrlPr>
                </m:sSubSupPr>
                <m:e>
                  <m:r>
                    <w:rPr>
                      <w:rFonts w:ascii="Cambria Math" w:hAnsi="Cambria Math"/>
                      <w:lang w:val="en-GB"/>
                      <w:rPrChange w:id="1240" w:author="Tim Challman" w:date="2019-03-09T09:55:00Z">
                        <w:rPr>
                          <w:rFonts w:ascii="Cambria Math" w:hAnsi="Cambria Math"/>
                        </w:rPr>
                      </w:rPrChange>
                    </w:rPr>
                    <m:t>σ</m:t>
                  </m:r>
                </m:e>
                <m:sub>
                  <m:sSub>
                    <m:sSubPr>
                      <m:ctrlPr>
                        <w:rPr>
                          <w:rFonts w:ascii="Cambria Math" w:hAnsi="Cambria Math"/>
                          <w:lang w:val="en-GB"/>
                        </w:rPr>
                      </m:ctrlPr>
                    </m:sSubPr>
                    <m:e>
                      <m:r>
                        <w:rPr>
                          <w:rFonts w:ascii="Cambria Math" w:hAnsi="Cambria Math"/>
                          <w:lang w:val="en-GB"/>
                          <w:rPrChange w:id="1241" w:author="Tim Challman" w:date="2019-03-09T09:55:00Z">
                            <w:rPr>
                              <w:rFonts w:ascii="Cambria Math" w:hAnsi="Cambria Math"/>
                            </w:rPr>
                          </w:rPrChange>
                        </w:rPr>
                        <m:t>y</m:t>
                      </m:r>
                    </m:e>
                    <m:sub>
                      <m:r>
                        <w:rPr>
                          <w:rFonts w:ascii="Cambria Math" w:hAnsi="Cambria Math"/>
                          <w:lang w:val="en-GB"/>
                          <w:rPrChange w:id="1242" w:author="Tim Challman" w:date="2019-03-09T09:55:00Z">
                            <w:rPr>
                              <w:rFonts w:ascii="Cambria Math" w:hAnsi="Cambria Math"/>
                            </w:rPr>
                          </w:rPrChange>
                        </w:rPr>
                        <m:t>ij</m:t>
                      </m:r>
                    </m:sub>
                  </m:sSub>
                  <m:r>
                    <w:rPr>
                      <w:rFonts w:ascii="Cambria Math" w:hAnsi="Cambria Math"/>
                      <w:lang w:val="en-GB"/>
                      <w:rPrChange w:id="1243" w:author="Tim Challman" w:date="2019-03-09T09:55:00Z">
                        <w:rPr>
                          <w:rFonts w:ascii="Cambria Math" w:hAnsi="Cambria Math"/>
                        </w:rPr>
                      </w:rPrChange>
                    </w:rPr>
                    <m:t>|x</m:t>
                  </m:r>
                </m:sub>
                <m:sup>
                  <m:r>
                    <w:rPr>
                      <w:rFonts w:ascii="Cambria Math" w:hAnsi="Cambria Math"/>
                      <w:lang w:val="en-GB"/>
                      <w:rPrChange w:id="1244" w:author="Tim Challman" w:date="2019-03-09T09:55:00Z">
                        <w:rPr>
                          <w:rFonts w:ascii="Cambria Math" w:hAnsi="Cambria Math"/>
                        </w:rPr>
                      </w:rPrChange>
                    </w:rPr>
                    <m:t>2</m:t>
                  </m:r>
                </m:sup>
              </m:sSubSup>
            </m:den>
          </m:f>
          <m:r>
            <m:rPr>
              <m:scr m:val="sans-serif"/>
              <m:sty m:val="p"/>
            </m:rPr>
            <w:rPr>
              <w:rFonts w:ascii="Cambria Math" w:hAnsi="Cambria Math"/>
              <w:lang w:val="en-GB"/>
              <w:rPrChange w:id="1245" w:author="Tim Challman" w:date="2019-03-09T09:55:00Z">
                <w:rPr>
                  <w:rFonts w:ascii="Cambria Math" w:hAnsi="Cambria Math"/>
                </w:rPr>
              </w:rPrChange>
            </w:rPr>
            <m:t>E</m:t>
          </m:r>
          <m:d>
            <m:dPr>
              <m:begChr m:val="["/>
              <m:endChr m:val="]"/>
              <m:ctrlPr>
                <w:rPr>
                  <w:rFonts w:ascii="Cambria Math" w:hAnsi="Cambria Math"/>
                  <w:lang w:val="en-GB"/>
                </w:rPr>
              </m:ctrlPr>
            </m:dPr>
            <m:e>
              <m:sSup>
                <m:sSupPr>
                  <m:ctrlPr>
                    <w:rPr>
                      <w:rFonts w:ascii="Cambria Math" w:hAnsi="Cambria Math"/>
                      <w:lang w:val="en-GB"/>
                    </w:rPr>
                  </m:ctrlPr>
                </m:sSupPr>
                <m:e>
                  <m:d>
                    <m:dPr>
                      <m:ctrlPr>
                        <w:rPr>
                          <w:rFonts w:ascii="Cambria Math" w:hAnsi="Cambria Math"/>
                          <w:lang w:val="en-GB"/>
                        </w:rPr>
                      </m:ctrlPr>
                    </m:dPr>
                    <m:e>
                      <m:sSub>
                        <m:sSubPr>
                          <m:ctrlPr>
                            <w:rPr>
                              <w:rFonts w:ascii="Cambria Math" w:hAnsi="Cambria Math"/>
                              <w:lang w:val="en-GB"/>
                            </w:rPr>
                          </m:ctrlPr>
                        </m:sSubPr>
                        <m:e>
                          <m:r>
                            <m:rPr>
                              <m:sty m:val="b"/>
                            </m:rPr>
                            <w:rPr>
                              <w:rFonts w:ascii="Cambria Math" w:hAnsi="Cambria Math"/>
                              <w:lang w:val="en-GB"/>
                              <w:rPrChange w:id="1246" w:author="Tim Challman" w:date="2019-03-09T09:55:00Z">
                                <w:rPr>
                                  <w:rFonts w:ascii="Cambria Math" w:hAnsi="Cambria Math"/>
                                </w:rPr>
                              </w:rPrChange>
                            </w:rPr>
                            <m:t>β</m:t>
                          </m:r>
                        </m:e>
                        <m:sub>
                          <m:r>
                            <w:rPr>
                              <w:rFonts w:ascii="Cambria Math" w:hAnsi="Cambria Math"/>
                              <w:lang w:val="en-GB"/>
                              <w:rPrChange w:id="1247" w:author="Tim Challman" w:date="2019-03-09T09:55:00Z">
                                <w:rPr>
                                  <w:rFonts w:ascii="Cambria Math" w:hAnsi="Cambria Math"/>
                                </w:rPr>
                              </w:rPrChange>
                            </w:rPr>
                            <m:t>ij</m:t>
                          </m:r>
                        </m:sub>
                      </m:sSub>
                      <m:r>
                        <w:rPr>
                          <w:rFonts w:ascii="Cambria Math" w:hAnsi="Cambria Math"/>
                          <w:lang w:val="en-GB"/>
                          <w:rPrChange w:id="1248" w:author="Tim Challman" w:date="2019-03-09T09:55:00Z">
                            <w:rPr>
                              <w:rFonts w:ascii="Cambria Math" w:hAnsi="Cambria Math"/>
                            </w:rPr>
                          </w:rPrChange>
                        </w:rPr>
                        <m:t>-</m:t>
                      </m:r>
                      <m:sSub>
                        <m:sSubPr>
                          <m:ctrlPr>
                            <w:rPr>
                              <w:rFonts w:ascii="Cambria Math" w:hAnsi="Cambria Math"/>
                              <w:lang w:val="en-GB"/>
                            </w:rPr>
                          </m:ctrlPr>
                        </m:sSubPr>
                        <m:e>
                          <m:groupChr>
                            <m:groupChrPr>
                              <m:chr m:val="^"/>
                              <m:pos m:val="top"/>
                              <m:vertJc m:val="bot"/>
                              <m:ctrlPr>
                                <w:rPr>
                                  <w:rFonts w:ascii="Cambria Math" w:hAnsi="Cambria Math"/>
                                  <w:lang w:val="en-GB"/>
                                </w:rPr>
                              </m:ctrlPr>
                            </m:groupChrPr>
                            <m:e>
                              <m:r>
                                <m:rPr>
                                  <m:sty m:val="b"/>
                                </m:rPr>
                                <w:rPr>
                                  <w:rFonts w:ascii="Cambria Math" w:hAnsi="Cambria Math"/>
                                  <w:lang w:val="en-GB"/>
                                  <w:rPrChange w:id="1249" w:author="Tim Challman" w:date="2019-03-09T09:55:00Z">
                                    <w:rPr>
                                      <w:rFonts w:ascii="Cambria Math" w:hAnsi="Cambria Math"/>
                                    </w:rPr>
                                  </w:rPrChange>
                                </w:rPr>
                                <m:t>β</m:t>
                              </m:r>
                            </m:e>
                          </m:groupChr>
                        </m:e>
                        <m:sub>
                          <m:r>
                            <m:rPr>
                              <m:sty m:val="b"/>
                            </m:rPr>
                            <w:rPr>
                              <w:rFonts w:ascii="Cambria Math" w:hAnsi="Cambria Math"/>
                              <w:lang w:val="en-GB"/>
                              <w:rPrChange w:id="1250" w:author="Tim Challman" w:date="2019-03-09T09:55:00Z">
                                <w:rPr>
                                  <w:rFonts w:ascii="Cambria Math" w:hAnsi="Cambria Math"/>
                                </w:rPr>
                              </w:rPrChange>
                            </w:rPr>
                            <m:t>ijkl</m:t>
                          </m:r>
                        </m:sub>
                      </m:sSub>
                    </m:e>
                  </m:d>
                </m:e>
                <m:sup>
                  <m:r>
                    <w:rPr>
                      <w:rFonts w:ascii="Cambria Math" w:hAnsi="Cambria Math"/>
                      <w:lang w:val="en-GB"/>
                      <w:rPrChange w:id="1251" w:author="Tim Challman" w:date="2019-03-09T09:55:00Z">
                        <w:rPr>
                          <w:rFonts w:ascii="Cambria Math" w:hAnsi="Cambria Math"/>
                        </w:rPr>
                      </w:rPrChange>
                    </w:rPr>
                    <m:t>t</m:t>
                  </m:r>
                </m:sup>
              </m:sSup>
              <m:sSub>
                <m:sSubPr>
                  <m:ctrlPr>
                    <w:rPr>
                      <w:rFonts w:ascii="Cambria Math" w:hAnsi="Cambria Math"/>
                      <w:lang w:val="en-GB"/>
                    </w:rPr>
                  </m:ctrlPr>
                </m:sSubPr>
                <m:e>
                  <m:d>
                    <m:dPr>
                      <m:ctrlPr>
                        <w:rPr>
                          <w:rFonts w:ascii="Cambria Math" w:hAnsi="Cambria Math"/>
                          <w:lang w:val="en-GB"/>
                        </w:rPr>
                      </m:ctrlPr>
                    </m:dPr>
                    <m:e>
                      <m:sSub>
                        <m:sSubPr>
                          <m:ctrlPr>
                            <w:rPr>
                              <w:rFonts w:ascii="Cambria Math" w:hAnsi="Cambria Math"/>
                              <w:lang w:val="en-GB"/>
                            </w:rPr>
                          </m:ctrlPr>
                        </m:sSubPr>
                        <m:e>
                          <m:r>
                            <m:rPr>
                              <m:sty m:val="b"/>
                            </m:rPr>
                            <w:rPr>
                              <w:rFonts w:ascii="Cambria Math" w:hAnsi="Cambria Math"/>
                              <w:lang w:val="en-GB"/>
                              <w:rPrChange w:id="1252" w:author="Tim Challman" w:date="2019-03-09T09:55:00Z">
                                <w:rPr>
                                  <w:rFonts w:ascii="Cambria Math" w:hAnsi="Cambria Math"/>
                                </w:rPr>
                              </w:rPrChange>
                            </w:rPr>
                            <m:t>Σ</m:t>
                          </m:r>
                        </m:e>
                        <m:sub>
                          <m:r>
                            <w:rPr>
                              <w:rFonts w:ascii="Cambria Math" w:hAnsi="Cambria Math"/>
                              <w:lang w:val="en-GB"/>
                              <w:rPrChange w:id="1253" w:author="Tim Challman" w:date="2019-03-09T09:55:00Z">
                                <w:rPr>
                                  <w:rFonts w:ascii="Cambria Math" w:hAnsi="Cambria Math"/>
                                </w:rPr>
                              </w:rPrChange>
                            </w:rPr>
                            <m:t>xx</m:t>
                          </m:r>
                        </m:sub>
                      </m:sSub>
                    </m:e>
                  </m:d>
                </m:e>
                <m:sub>
                  <m:r>
                    <w:rPr>
                      <w:rFonts w:ascii="Cambria Math" w:hAnsi="Cambria Math"/>
                      <w:lang w:val="en-GB"/>
                      <w:rPrChange w:id="1254" w:author="Tim Challman" w:date="2019-03-09T09:55:00Z">
                        <w:rPr>
                          <w:rFonts w:ascii="Cambria Math" w:hAnsi="Cambria Math"/>
                        </w:rPr>
                      </w:rPrChange>
                    </w:rPr>
                    <m:t>i</m:t>
                  </m:r>
                </m:sub>
              </m:sSub>
              <m:d>
                <m:dPr>
                  <m:ctrlPr>
                    <w:rPr>
                      <w:rFonts w:ascii="Cambria Math" w:hAnsi="Cambria Math"/>
                      <w:lang w:val="en-GB"/>
                    </w:rPr>
                  </m:ctrlPr>
                </m:dPr>
                <m:e>
                  <m:sSub>
                    <m:sSubPr>
                      <m:ctrlPr>
                        <w:rPr>
                          <w:rFonts w:ascii="Cambria Math" w:hAnsi="Cambria Math"/>
                          <w:lang w:val="en-GB"/>
                        </w:rPr>
                      </m:ctrlPr>
                    </m:sSubPr>
                    <m:e>
                      <m:r>
                        <m:rPr>
                          <m:sty m:val="b"/>
                        </m:rPr>
                        <w:rPr>
                          <w:rFonts w:ascii="Cambria Math" w:hAnsi="Cambria Math"/>
                          <w:lang w:val="en-GB"/>
                          <w:rPrChange w:id="1255" w:author="Tim Challman" w:date="2019-03-09T09:55:00Z">
                            <w:rPr>
                              <w:rFonts w:ascii="Cambria Math" w:hAnsi="Cambria Math"/>
                            </w:rPr>
                          </w:rPrChange>
                        </w:rPr>
                        <m:t>β</m:t>
                      </m:r>
                    </m:e>
                    <m:sub>
                      <m:r>
                        <w:rPr>
                          <w:rFonts w:ascii="Cambria Math" w:hAnsi="Cambria Math"/>
                          <w:lang w:val="en-GB"/>
                          <w:rPrChange w:id="1256" w:author="Tim Challman" w:date="2019-03-09T09:55:00Z">
                            <w:rPr>
                              <w:rFonts w:ascii="Cambria Math" w:hAnsi="Cambria Math"/>
                            </w:rPr>
                          </w:rPrChange>
                        </w:rPr>
                        <m:t>ij</m:t>
                      </m:r>
                    </m:sub>
                  </m:sSub>
                  <m:r>
                    <w:rPr>
                      <w:rFonts w:ascii="Cambria Math" w:hAnsi="Cambria Math"/>
                      <w:lang w:val="en-GB"/>
                      <w:rPrChange w:id="1257" w:author="Tim Challman" w:date="2019-03-09T09:55:00Z">
                        <w:rPr>
                          <w:rFonts w:ascii="Cambria Math" w:hAnsi="Cambria Math"/>
                        </w:rPr>
                      </w:rPrChange>
                    </w:rPr>
                    <m:t>-</m:t>
                  </m:r>
                  <m:sSub>
                    <m:sSubPr>
                      <m:ctrlPr>
                        <w:rPr>
                          <w:rFonts w:ascii="Cambria Math" w:hAnsi="Cambria Math"/>
                          <w:lang w:val="en-GB"/>
                        </w:rPr>
                      </m:ctrlPr>
                    </m:sSubPr>
                    <m:e>
                      <m:groupChr>
                        <m:groupChrPr>
                          <m:chr m:val="^"/>
                          <m:pos m:val="top"/>
                          <m:vertJc m:val="bot"/>
                          <m:ctrlPr>
                            <w:rPr>
                              <w:rFonts w:ascii="Cambria Math" w:hAnsi="Cambria Math"/>
                              <w:lang w:val="en-GB"/>
                            </w:rPr>
                          </m:ctrlPr>
                        </m:groupChrPr>
                        <m:e>
                          <m:r>
                            <m:rPr>
                              <m:sty m:val="b"/>
                            </m:rPr>
                            <w:rPr>
                              <w:rFonts w:ascii="Cambria Math" w:hAnsi="Cambria Math"/>
                              <w:lang w:val="en-GB"/>
                              <w:rPrChange w:id="1258" w:author="Tim Challman" w:date="2019-03-09T09:55:00Z">
                                <w:rPr>
                                  <w:rFonts w:ascii="Cambria Math" w:hAnsi="Cambria Math"/>
                                </w:rPr>
                              </w:rPrChange>
                            </w:rPr>
                            <m:t>β</m:t>
                          </m:r>
                        </m:e>
                      </m:groupChr>
                    </m:e>
                    <m:sub>
                      <m:r>
                        <m:rPr>
                          <m:sty m:val="b"/>
                        </m:rPr>
                        <w:rPr>
                          <w:rFonts w:ascii="Cambria Math" w:hAnsi="Cambria Math"/>
                          <w:lang w:val="en-GB"/>
                          <w:rPrChange w:id="1259" w:author="Tim Challman" w:date="2019-03-09T09:55:00Z">
                            <w:rPr>
                              <w:rFonts w:ascii="Cambria Math" w:hAnsi="Cambria Math"/>
                            </w:rPr>
                          </w:rPrChange>
                        </w:rPr>
                        <m:t>ijkl</m:t>
                      </m:r>
                    </m:sub>
                  </m:sSub>
                </m:e>
              </m:d>
            </m:e>
          </m:d>
          <m:r>
            <w:rPr>
              <w:rFonts w:ascii="Cambria Math" w:hAnsi="Cambria Math"/>
              <w:lang w:val="en-GB"/>
              <w:rPrChange w:id="1260" w:author="Tim Challman" w:date="2019-03-09T09:55:00Z">
                <w:rPr>
                  <w:rFonts w:ascii="Cambria Math" w:hAnsi="Cambria Math"/>
                </w:rPr>
              </w:rPrChange>
            </w:rPr>
            <m:t>+1  (7)</m:t>
          </m:r>
        </m:oMath>
      </m:oMathPara>
    </w:p>
    <w:p w14:paraId="0C6DFD73" w14:textId="77777777" w:rsidR="0096095D" w:rsidRPr="00A26112" w:rsidRDefault="00CF708D">
      <w:pPr>
        <w:pStyle w:val="FirstParagraph"/>
        <w:rPr>
          <w:lang w:val="en-GB"/>
          <w:rPrChange w:id="1261" w:author="Tim Challman" w:date="2019-03-09T09:55:00Z">
            <w:rPr/>
          </w:rPrChange>
        </w:rPr>
      </w:pPr>
      <w:r w:rsidRPr="00A26112">
        <w:rPr>
          <w:lang w:val="en-GB"/>
          <w:rPrChange w:id="1262" w:author="Tim Challman" w:date="2019-03-09T09:55:00Z">
            <w:rPr/>
          </w:rPrChange>
        </w:rPr>
        <w:t xml:space="preserve">as a prediction error of response </w:t>
      </w:r>
      <m:oMath>
        <m:r>
          <w:rPr>
            <w:rFonts w:ascii="Cambria Math" w:hAnsi="Cambria Math"/>
            <w:lang w:val="en-GB"/>
            <w:rPrChange w:id="1263" w:author="Tim Challman" w:date="2019-03-09T09:55:00Z">
              <w:rPr>
                <w:rFonts w:ascii="Cambria Math" w:hAnsi="Cambria Math"/>
              </w:rPr>
            </w:rPrChange>
          </w:rPr>
          <m:t>j=1,…4</m:t>
        </m:r>
      </m:oMath>
      <w:r w:rsidRPr="00A26112">
        <w:rPr>
          <w:lang w:val="en-GB"/>
          <w:rPrChange w:id="1264" w:author="Tim Challman" w:date="2019-03-09T09:55:00Z">
            <w:rPr/>
          </w:rPrChange>
        </w:rPr>
        <w:t xml:space="preserve"> for a given design </w:t>
      </w:r>
      <m:oMath>
        <m:r>
          <w:rPr>
            <w:rFonts w:ascii="Cambria Math" w:hAnsi="Cambria Math"/>
            <w:lang w:val="en-GB"/>
            <w:rPrChange w:id="1265" w:author="Tim Challman" w:date="2019-03-09T09:55:00Z">
              <w:rPr>
                <w:rFonts w:ascii="Cambria Math" w:hAnsi="Cambria Math"/>
              </w:rPr>
            </w:rPrChange>
          </w:rPr>
          <m:t>i=1,2,…32</m:t>
        </m:r>
      </m:oMath>
      <w:r w:rsidRPr="00A26112">
        <w:rPr>
          <w:lang w:val="en-GB"/>
          <w:rPrChange w:id="1266" w:author="Tim Challman" w:date="2019-03-09T09:55:00Z">
            <w:rPr/>
          </w:rPrChange>
        </w:rPr>
        <w:t xml:space="preserve"> and method </w:t>
      </w:r>
      <m:oMath>
        <m:r>
          <w:rPr>
            <w:rFonts w:ascii="Cambria Math" w:hAnsi="Cambria Math"/>
            <w:lang w:val="en-GB"/>
            <w:rPrChange w:id="1267" w:author="Tim Challman" w:date="2019-03-09T09:55:00Z">
              <w:rPr>
                <w:rFonts w:ascii="Cambria Math" w:hAnsi="Cambria Math"/>
              </w:rPr>
            </w:rPrChange>
          </w:rPr>
          <m:t>k=1(</m:t>
        </m:r>
        <m:r>
          <m:rPr>
            <m:sty m:val="p"/>
          </m:rPr>
          <w:rPr>
            <w:rFonts w:ascii="Cambria Math" w:hAnsi="Cambria Math"/>
            <w:lang w:val="en-GB"/>
            <w:rPrChange w:id="1268" w:author="Tim Challman" w:date="2019-03-09T09:55:00Z">
              <w:rPr>
                <w:rFonts w:ascii="Cambria Math" w:hAnsi="Cambria Math"/>
              </w:rPr>
            </w:rPrChange>
          </w:rPr>
          <m:t>PCR</m:t>
        </m:r>
        <m:r>
          <w:rPr>
            <w:rFonts w:ascii="Cambria Math" w:hAnsi="Cambria Math"/>
            <w:lang w:val="en-GB"/>
            <w:rPrChange w:id="1269" w:author="Tim Challman" w:date="2019-03-09T09:55:00Z">
              <w:rPr>
                <w:rFonts w:ascii="Cambria Math" w:hAnsi="Cambria Math"/>
              </w:rPr>
            </w:rPrChange>
          </w:rPr>
          <m:t>),…5(</m:t>
        </m:r>
        <m:r>
          <m:rPr>
            <m:sty m:val="p"/>
          </m:rPr>
          <w:rPr>
            <w:rFonts w:ascii="Cambria Math" w:hAnsi="Cambria Math"/>
            <w:lang w:val="en-GB"/>
            <w:rPrChange w:id="1270" w:author="Tim Challman" w:date="2019-03-09T09:55:00Z">
              <w:rPr>
                <w:rFonts w:ascii="Cambria Math" w:hAnsi="Cambria Math"/>
              </w:rPr>
            </w:rPrChange>
          </w:rPr>
          <m:t>Senv</m:t>
        </m:r>
        <m:r>
          <w:rPr>
            <w:rFonts w:ascii="Cambria Math" w:hAnsi="Cambria Math"/>
            <w:lang w:val="en-GB"/>
            <w:rPrChange w:id="1271" w:author="Tim Challman" w:date="2019-03-09T09:55:00Z">
              <w:rPr>
                <w:rFonts w:ascii="Cambria Math" w:hAnsi="Cambria Math"/>
              </w:rPr>
            </w:rPrChange>
          </w:rPr>
          <m:t>)</m:t>
        </m:r>
      </m:oMath>
      <w:r w:rsidRPr="00A26112">
        <w:rPr>
          <w:lang w:val="en-GB"/>
          <w:rPrChange w:id="1272" w:author="Tim Challman" w:date="2019-03-09T09:55:00Z">
            <w:rPr/>
          </w:rPrChange>
        </w:rPr>
        <w:t xml:space="preserve"> using </w:t>
      </w:r>
      <m:oMath>
        <m:r>
          <w:rPr>
            <w:rFonts w:ascii="Cambria Math" w:hAnsi="Cambria Math"/>
            <w:lang w:val="en-GB"/>
            <w:rPrChange w:id="1273" w:author="Tim Challman" w:date="2019-03-09T09:55:00Z">
              <w:rPr>
                <w:rFonts w:ascii="Cambria Math" w:hAnsi="Cambria Math"/>
              </w:rPr>
            </w:rPrChange>
          </w:rPr>
          <m:t>l=0,…10</m:t>
        </m:r>
      </m:oMath>
      <w:r w:rsidRPr="00A26112">
        <w:rPr>
          <w:lang w:val="en-GB"/>
          <w:rPrChange w:id="1274" w:author="Tim Challman" w:date="2019-03-09T09:55:00Z">
            <w:rPr/>
          </w:rPrChange>
        </w:rPr>
        <w:t xml:space="preserve"> number of components. Here, </w:t>
      </w:r>
      <m:oMath>
        <m:sSub>
          <m:sSubPr>
            <m:ctrlPr>
              <w:rPr>
                <w:rFonts w:ascii="Cambria Math" w:hAnsi="Cambria Math"/>
                <w:lang w:val="en-GB"/>
              </w:rPr>
            </m:ctrlPr>
          </m:sSubPr>
          <m:e>
            <m:d>
              <m:dPr>
                <m:ctrlPr>
                  <w:rPr>
                    <w:rFonts w:ascii="Cambria Math" w:hAnsi="Cambria Math"/>
                    <w:lang w:val="en-GB"/>
                  </w:rPr>
                </m:ctrlPr>
              </m:dPr>
              <m:e>
                <m:sSub>
                  <m:sSubPr>
                    <m:ctrlPr>
                      <w:rPr>
                        <w:rFonts w:ascii="Cambria Math" w:hAnsi="Cambria Math"/>
                        <w:lang w:val="en-GB"/>
                      </w:rPr>
                    </m:ctrlPr>
                  </m:sSubPr>
                  <m:e>
                    <m:r>
                      <m:rPr>
                        <m:sty m:val="b"/>
                      </m:rPr>
                      <w:rPr>
                        <w:rFonts w:ascii="Cambria Math" w:hAnsi="Cambria Math"/>
                        <w:lang w:val="en-GB"/>
                        <w:rPrChange w:id="1275" w:author="Tim Challman" w:date="2019-03-09T09:55:00Z">
                          <w:rPr>
                            <w:rFonts w:ascii="Cambria Math" w:hAnsi="Cambria Math"/>
                          </w:rPr>
                        </w:rPrChange>
                      </w:rPr>
                      <m:t>Σ</m:t>
                    </m:r>
                  </m:e>
                  <m:sub>
                    <m:r>
                      <w:rPr>
                        <w:rFonts w:ascii="Cambria Math" w:hAnsi="Cambria Math"/>
                        <w:lang w:val="en-GB"/>
                        <w:rPrChange w:id="1276" w:author="Tim Challman" w:date="2019-03-09T09:55:00Z">
                          <w:rPr>
                            <w:rFonts w:ascii="Cambria Math" w:hAnsi="Cambria Math"/>
                          </w:rPr>
                        </w:rPrChange>
                      </w:rPr>
                      <m:t>xx</m:t>
                    </m:r>
                  </m:sub>
                </m:sSub>
              </m:e>
            </m:d>
          </m:e>
          <m:sub>
            <m:r>
              <w:rPr>
                <w:rFonts w:ascii="Cambria Math" w:hAnsi="Cambria Math"/>
                <w:lang w:val="en-GB"/>
                <w:rPrChange w:id="1277" w:author="Tim Challman" w:date="2019-03-09T09:55:00Z">
                  <w:rPr>
                    <w:rFonts w:ascii="Cambria Math" w:hAnsi="Cambria Math"/>
                  </w:rPr>
                </w:rPrChange>
              </w:rPr>
              <m:t>i</m:t>
            </m:r>
          </m:sub>
        </m:sSub>
      </m:oMath>
      <w:r w:rsidRPr="00A26112">
        <w:rPr>
          <w:lang w:val="en-GB"/>
          <w:rPrChange w:id="1278" w:author="Tim Challman" w:date="2019-03-09T09:55:00Z">
            <w:rPr/>
          </w:rPrChange>
        </w:rPr>
        <w:t xml:space="preserve"> is the true covariance matrix of the predictors, unique for a particular design </w:t>
      </w:r>
      <m:oMath>
        <m:r>
          <w:rPr>
            <w:rFonts w:ascii="Cambria Math" w:hAnsi="Cambria Math"/>
            <w:lang w:val="en-GB"/>
            <w:rPrChange w:id="1279" w:author="Tim Challman" w:date="2019-03-09T09:55:00Z">
              <w:rPr>
                <w:rFonts w:ascii="Cambria Math" w:hAnsi="Cambria Math"/>
              </w:rPr>
            </w:rPrChange>
          </w:rPr>
          <m:t>i</m:t>
        </m:r>
      </m:oMath>
      <w:r w:rsidRPr="00A26112">
        <w:rPr>
          <w:lang w:val="en-GB"/>
          <w:rPrChange w:id="1280" w:author="Tim Challman" w:date="2019-03-09T09:55:00Z">
            <w:rPr/>
          </w:rPrChange>
        </w:rPr>
        <w:t xml:space="preserve"> and </w:t>
      </w:r>
      <m:oMath>
        <m:sSubSup>
          <m:sSubSupPr>
            <m:ctrlPr>
              <w:rPr>
                <w:rFonts w:ascii="Cambria Math" w:hAnsi="Cambria Math"/>
                <w:lang w:val="en-GB"/>
              </w:rPr>
            </m:ctrlPr>
          </m:sSubSupPr>
          <m:e>
            <m:r>
              <w:rPr>
                <w:rFonts w:ascii="Cambria Math" w:hAnsi="Cambria Math"/>
                <w:lang w:val="en-GB"/>
                <w:rPrChange w:id="1281" w:author="Tim Challman" w:date="2019-03-09T09:55:00Z">
                  <w:rPr>
                    <w:rFonts w:ascii="Cambria Math" w:hAnsi="Cambria Math"/>
                  </w:rPr>
                </w:rPrChange>
              </w:rPr>
              <m:t>σ</m:t>
            </m:r>
          </m:e>
          <m:sub>
            <m:sSub>
              <m:sSubPr>
                <m:ctrlPr>
                  <w:rPr>
                    <w:rFonts w:ascii="Cambria Math" w:hAnsi="Cambria Math"/>
                    <w:lang w:val="en-GB"/>
                  </w:rPr>
                </m:ctrlPr>
              </m:sSubPr>
              <m:e>
                <m:r>
                  <w:rPr>
                    <w:rFonts w:ascii="Cambria Math" w:hAnsi="Cambria Math"/>
                    <w:lang w:val="en-GB"/>
                    <w:rPrChange w:id="1282" w:author="Tim Challman" w:date="2019-03-09T09:55:00Z">
                      <w:rPr>
                        <w:rFonts w:ascii="Cambria Math" w:hAnsi="Cambria Math"/>
                      </w:rPr>
                    </w:rPrChange>
                  </w:rPr>
                  <m:t>y</m:t>
                </m:r>
              </m:e>
              <m:sub>
                <m:r>
                  <w:rPr>
                    <w:rFonts w:ascii="Cambria Math" w:hAnsi="Cambria Math"/>
                    <w:lang w:val="en-GB"/>
                    <w:rPrChange w:id="1283" w:author="Tim Challman" w:date="2019-03-09T09:55:00Z">
                      <w:rPr>
                        <w:rFonts w:ascii="Cambria Math" w:hAnsi="Cambria Math"/>
                      </w:rPr>
                    </w:rPrChange>
                  </w:rPr>
                  <m:t>j</m:t>
                </m:r>
              </m:sub>
            </m:sSub>
            <m:r>
              <w:rPr>
                <w:rFonts w:ascii="Cambria Math" w:hAnsi="Cambria Math"/>
                <w:lang w:val="en-GB"/>
                <w:rPrChange w:id="1284" w:author="Tim Challman" w:date="2019-03-09T09:55:00Z">
                  <w:rPr>
                    <w:rFonts w:ascii="Cambria Math" w:hAnsi="Cambria Math"/>
                  </w:rPr>
                </w:rPrChange>
              </w:rPr>
              <m:t>∣x</m:t>
            </m:r>
          </m:sub>
          <m:sup>
            <m:r>
              <w:rPr>
                <w:rFonts w:ascii="Cambria Math" w:hAnsi="Cambria Math"/>
                <w:lang w:val="en-GB"/>
                <w:rPrChange w:id="1285" w:author="Tim Challman" w:date="2019-03-09T09:55:00Z">
                  <w:rPr>
                    <w:rFonts w:ascii="Cambria Math" w:hAnsi="Cambria Math"/>
                  </w:rPr>
                </w:rPrChange>
              </w:rPr>
              <m:t>2</m:t>
            </m:r>
          </m:sup>
        </m:sSubSup>
      </m:oMath>
      <w:r w:rsidRPr="00A26112">
        <w:rPr>
          <w:lang w:val="en-GB"/>
          <w:rPrChange w:id="1286" w:author="Tim Challman" w:date="2019-03-09T09:55:00Z">
            <w:rPr/>
          </w:rPrChange>
        </w:rPr>
        <w:t xml:space="preserve"> for response </w:t>
      </w:r>
      <m:oMath>
        <m:r>
          <w:rPr>
            <w:rFonts w:ascii="Cambria Math" w:hAnsi="Cambria Math"/>
            <w:lang w:val="en-GB"/>
            <w:rPrChange w:id="1287" w:author="Tim Challman" w:date="2019-03-09T09:55:00Z">
              <w:rPr>
                <w:rFonts w:ascii="Cambria Math" w:hAnsi="Cambria Math"/>
              </w:rPr>
            </w:rPrChange>
          </w:rPr>
          <m:t>j=1,…m</m:t>
        </m:r>
      </m:oMath>
      <w:r w:rsidRPr="00A26112">
        <w:rPr>
          <w:lang w:val="en-GB"/>
          <w:rPrChange w:id="1288" w:author="Tim Challman" w:date="2019-03-09T09:55:00Z">
            <w:rPr/>
          </w:rPrChange>
        </w:rPr>
        <w:t xml:space="preserve"> is the true model error. Here prediction error is scaled by the true model error to remove the effects of influencing residual variances. Since both the expectation and the variance of </w:t>
      </w:r>
      <m:oMath>
        <m:groupChr>
          <m:groupChrPr>
            <m:chr m:val="^"/>
            <m:pos m:val="top"/>
            <m:vertJc m:val="bot"/>
            <m:ctrlPr>
              <w:rPr>
                <w:rFonts w:ascii="Cambria Math" w:hAnsi="Cambria Math"/>
                <w:lang w:val="en-GB"/>
              </w:rPr>
            </m:ctrlPr>
          </m:groupChrPr>
          <m:e>
            <m:r>
              <m:rPr>
                <m:sty m:val="b"/>
              </m:rPr>
              <w:rPr>
                <w:rFonts w:ascii="Cambria Math" w:hAnsi="Cambria Math"/>
                <w:lang w:val="en-GB"/>
                <w:rPrChange w:id="1289" w:author="Tim Challman" w:date="2019-03-09T09:55:00Z">
                  <w:rPr>
                    <w:rFonts w:ascii="Cambria Math" w:hAnsi="Cambria Math"/>
                  </w:rPr>
                </w:rPrChange>
              </w:rPr>
              <m:t>β</m:t>
            </m:r>
          </m:e>
        </m:groupChr>
      </m:oMath>
      <w:r w:rsidRPr="00A26112">
        <w:rPr>
          <w:lang w:val="en-GB"/>
          <w:rPrChange w:id="1290" w:author="Tim Challman" w:date="2019-03-09T09:55:00Z">
            <w:rPr/>
          </w:rPrChange>
        </w:rPr>
        <w:t xml:space="preserve"> are unknown, the prediction error </w:t>
      </w:r>
      <w:del w:id="1291" w:author="Tim Challman" w:date="2019-03-09T09:17:00Z">
        <w:r w:rsidRPr="00A26112" w:rsidDel="00642EC1">
          <w:rPr>
            <w:lang w:val="en-GB"/>
            <w:rPrChange w:id="1292" w:author="Tim Challman" w:date="2019-03-09T09:55:00Z">
              <w:rPr/>
            </w:rPrChange>
          </w:rPr>
          <w:delText xml:space="preserve">are </w:delText>
        </w:r>
      </w:del>
      <w:ins w:id="1293" w:author="Tim Challman" w:date="2019-03-09T09:17:00Z">
        <w:r w:rsidR="00642EC1" w:rsidRPr="00A26112">
          <w:rPr>
            <w:lang w:val="en-GB"/>
            <w:rPrChange w:id="1294" w:author="Tim Challman" w:date="2019-03-09T09:55:00Z">
              <w:rPr/>
            </w:rPrChange>
          </w:rPr>
          <w:t xml:space="preserve">is </w:t>
        </w:r>
      </w:ins>
      <w:r w:rsidRPr="00A26112">
        <w:rPr>
          <w:lang w:val="en-GB"/>
          <w:rPrChange w:id="1295" w:author="Tim Challman" w:date="2019-03-09T09:55:00Z">
            <w:rPr/>
          </w:rPrChange>
        </w:rPr>
        <w:t>estimated using data from 50 replications as follows,</w:t>
      </w:r>
    </w:p>
    <w:p w14:paraId="72A0ED3B" w14:textId="77777777" w:rsidR="0096095D" w:rsidRPr="00A26112" w:rsidRDefault="00675228">
      <w:pPr>
        <w:pStyle w:val="BodyText"/>
        <w:rPr>
          <w:lang w:val="en-GB"/>
          <w:rPrChange w:id="1296" w:author="Tim Challman" w:date="2019-03-09T09:55:00Z">
            <w:rPr/>
          </w:rPrChange>
        </w:rPr>
      </w:pPr>
      <m:oMathPara>
        <m:oMathParaPr>
          <m:jc m:val="center"/>
        </m:oMathParaPr>
        <m:oMath>
          <m:groupChr>
            <m:groupChrPr>
              <m:chr m:val="ˆ"/>
              <m:pos m:val="top"/>
              <m:vertJc m:val="bot"/>
              <m:ctrlPr>
                <w:rPr>
                  <w:rFonts w:ascii="Cambria Math" w:hAnsi="Cambria Math"/>
                  <w:lang w:val="en-GB"/>
                </w:rPr>
              </m:ctrlPr>
            </m:groupChrPr>
            <m:e>
              <m:sSub>
                <m:sSubPr>
                  <m:ctrlPr>
                    <w:rPr>
                      <w:rFonts w:ascii="Cambria Math" w:hAnsi="Cambria Math"/>
                      <w:lang w:val="en-GB"/>
                    </w:rPr>
                  </m:ctrlPr>
                </m:sSubPr>
                <m:e>
                  <m:r>
                    <m:rPr>
                      <m:scr m:val="script"/>
                      <m:sty m:val="p"/>
                    </m:rPr>
                    <w:rPr>
                      <w:rFonts w:ascii="Cambria Math" w:hAnsi="Cambria Math"/>
                      <w:lang w:val="en-GB"/>
                      <w:rPrChange w:id="1297" w:author="Tim Challman" w:date="2019-03-09T09:55:00Z">
                        <w:rPr>
                          <w:rFonts w:ascii="Cambria Math" w:hAnsi="Cambria Math"/>
                        </w:rPr>
                      </w:rPrChange>
                    </w:rPr>
                    <m:t>PE</m:t>
                  </m:r>
                </m:e>
                <m:sub>
                  <m:r>
                    <w:rPr>
                      <w:rFonts w:ascii="Cambria Math" w:hAnsi="Cambria Math"/>
                      <w:lang w:val="en-GB"/>
                      <w:rPrChange w:id="1298" w:author="Tim Challman" w:date="2019-03-09T09:55:00Z">
                        <w:rPr>
                          <w:rFonts w:ascii="Cambria Math" w:hAnsi="Cambria Math"/>
                        </w:rPr>
                      </w:rPrChange>
                    </w:rPr>
                    <m:t>ijkl</m:t>
                  </m:r>
                </m:sub>
              </m:sSub>
            </m:e>
          </m:groupChr>
          <m:r>
            <w:rPr>
              <w:rFonts w:ascii="Cambria Math" w:hAnsi="Cambria Math"/>
              <w:lang w:val="en-GB"/>
              <w:rPrChange w:id="1299" w:author="Tim Challman" w:date="2019-03-09T09:55:00Z">
                <w:rPr>
                  <w:rFonts w:ascii="Cambria Math" w:hAnsi="Cambria Math"/>
                </w:rPr>
              </w:rPrChange>
            </w:rPr>
            <m:t>=</m:t>
          </m:r>
          <m:f>
            <m:fPr>
              <m:ctrlPr>
                <w:rPr>
                  <w:rFonts w:ascii="Cambria Math" w:hAnsi="Cambria Math"/>
                  <w:lang w:val="en-GB"/>
                </w:rPr>
              </m:ctrlPr>
            </m:fPr>
            <m:num>
              <m:r>
                <w:rPr>
                  <w:rFonts w:ascii="Cambria Math" w:hAnsi="Cambria Math"/>
                  <w:lang w:val="en-GB"/>
                  <w:rPrChange w:id="1300" w:author="Tim Challman" w:date="2019-03-09T09:55:00Z">
                    <w:rPr>
                      <w:rFonts w:ascii="Cambria Math" w:hAnsi="Cambria Math"/>
                    </w:rPr>
                  </w:rPrChange>
                </w:rPr>
                <m:t>1</m:t>
              </m:r>
            </m:num>
            <m:den>
              <m:sSubSup>
                <m:sSubSupPr>
                  <m:ctrlPr>
                    <w:rPr>
                      <w:rFonts w:ascii="Cambria Math" w:hAnsi="Cambria Math"/>
                      <w:lang w:val="en-GB"/>
                    </w:rPr>
                  </m:ctrlPr>
                </m:sSubSupPr>
                <m:e>
                  <m:r>
                    <w:rPr>
                      <w:rFonts w:ascii="Cambria Math" w:hAnsi="Cambria Math"/>
                      <w:lang w:val="en-GB"/>
                      <w:rPrChange w:id="1301" w:author="Tim Challman" w:date="2019-03-09T09:55:00Z">
                        <w:rPr>
                          <w:rFonts w:ascii="Cambria Math" w:hAnsi="Cambria Math"/>
                        </w:rPr>
                      </w:rPrChange>
                    </w:rPr>
                    <m:t>σ</m:t>
                  </m:r>
                </m:e>
                <m:sub>
                  <m:sSub>
                    <m:sSubPr>
                      <m:ctrlPr>
                        <w:rPr>
                          <w:rFonts w:ascii="Cambria Math" w:hAnsi="Cambria Math"/>
                          <w:lang w:val="en-GB"/>
                        </w:rPr>
                      </m:ctrlPr>
                    </m:sSubPr>
                    <m:e>
                      <m:r>
                        <w:rPr>
                          <w:rFonts w:ascii="Cambria Math" w:hAnsi="Cambria Math"/>
                          <w:lang w:val="en-GB"/>
                          <w:rPrChange w:id="1302" w:author="Tim Challman" w:date="2019-03-09T09:55:00Z">
                            <w:rPr>
                              <w:rFonts w:ascii="Cambria Math" w:hAnsi="Cambria Math"/>
                            </w:rPr>
                          </w:rPrChange>
                        </w:rPr>
                        <m:t>y</m:t>
                      </m:r>
                    </m:e>
                    <m:sub>
                      <m:r>
                        <w:rPr>
                          <w:rFonts w:ascii="Cambria Math" w:hAnsi="Cambria Math"/>
                          <w:lang w:val="en-GB"/>
                          <w:rPrChange w:id="1303" w:author="Tim Challman" w:date="2019-03-09T09:55:00Z">
                            <w:rPr>
                              <w:rFonts w:ascii="Cambria Math" w:hAnsi="Cambria Math"/>
                            </w:rPr>
                          </w:rPrChange>
                        </w:rPr>
                        <m:t>ij</m:t>
                      </m:r>
                    </m:sub>
                  </m:sSub>
                  <m:r>
                    <w:rPr>
                      <w:rFonts w:ascii="Cambria Math" w:hAnsi="Cambria Math"/>
                      <w:lang w:val="en-GB"/>
                      <w:rPrChange w:id="1304" w:author="Tim Challman" w:date="2019-03-09T09:55:00Z">
                        <w:rPr>
                          <w:rFonts w:ascii="Cambria Math" w:hAnsi="Cambria Math"/>
                        </w:rPr>
                      </w:rPrChange>
                    </w:rPr>
                    <m:t>|x</m:t>
                  </m:r>
                </m:sub>
                <m:sup>
                  <m:r>
                    <w:rPr>
                      <w:rFonts w:ascii="Cambria Math" w:hAnsi="Cambria Math"/>
                      <w:lang w:val="en-GB"/>
                      <w:rPrChange w:id="1305" w:author="Tim Challman" w:date="2019-03-09T09:55:00Z">
                        <w:rPr>
                          <w:rFonts w:ascii="Cambria Math" w:hAnsi="Cambria Math"/>
                        </w:rPr>
                      </w:rPrChange>
                    </w:rPr>
                    <m:t>2</m:t>
                  </m:r>
                </m:sup>
              </m:sSubSup>
            </m:den>
          </m:f>
          <m:nary>
            <m:naryPr>
              <m:chr m:val="∑"/>
              <m:limLoc m:val="undOvr"/>
              <m:ctrlPr>
                <w:rPr>
                  <w:rFonts w:ascii="Cambria Math" w:hAnsi="Cambria Math"/>
                  <w:lang w:val="en-GB"/>
                </w:rPr>
              </m:ctrlPr>
            </m:naryPr>
            <m:sub>
              <m:r>
                <w:rPr>
                  <w:rFonts w:ascii="Cambria Math" w:hAnsi="Cambria Math"/>
                  <w:lang w:val="en-GB"/>
                  <w:rPrChange w:id="1306" w:author="Tim Challman" w:date="2019-03-09T09:55:00Z">
                    <w:rPr>
                      <w:rFonts w:ascii="Cambria Math" w:hAnsi="Cambria Math"/>
                    </w:rPr>
                  </w:rPrChange>
                </w:rPr>
                <m:t>r=0</m:t>
              </m:r>
            </m:sub>
            <m:sup>
              <m:r>
                <w:rPr>
                  <w:rFonts w:ascii="Cambria Math" w:hAnsi="Cambria Math"/>
                  <w:lang w:val="en-GB"/>
                  <w:rPrChange w:id="1307" w:author="Tim Challman" w:date="2019-03-09T09:55:00Z">
                    <w:rPr>
                      <w:rFonts w:ascii="Cambria Math" w:hAnsi="Cambria Math"/>
                    </w:rPr>
                  </w:rPrChange>
                </w:rPr>
                <m:t>50</m:t>
              </m:r>
            </m:sup>
            <m:e>
              <m:d>
                <m:dPr>
                  <m:begChr m:val="["/>
                  <m:endChr m:val="]"/>
                  <m:ctrlPr>
                    <w:rPr>
                      <w:rFonts w:ascii="Cambria Math" w:hAnsi="Cambria Math"/>
                      <w:lang w:val="en-GB"/>
                    </w:rPr>
                  </m:ctrlPr>
                </m:dPr>
                <m:e>
                  <m:sSup>
                    <m:sSupPr>
                      <m:ctrlPr>
                        <w:rPr>
                          <w:rFonts w:ascii="Cambria Math" w:hAnsi="Cambria Math"/>
                          <w:lang w:val="en-GB"/>
                        </w:rPr>
                      </m:ctrlPr>
                    </m:sSupPr>
                    <m:e>
                      <m:d>
                        <m:dPr>
                          <m:ctrlPr>
                            <w:rPr>
                              <w:rFonts w:ascii="Cambria Math" w:hAnsi="Cambria Math"/>
                              <w:lang w:val="en-GB"/>
                            </w:rPr>
                          </m:ctrlPr>
                        </m:dPr>
                        <m:e>
                          <m:sSub>
                            <m:sSubPr>
                              <m:ctrlPr>
                                <w:rPr>
                                  <w:rFonts w:ascii="Cambria Math" w:hAnsi="Cambria Math"/>
                                  <w:lang w:val="en-GB"/>
                                </w:rPr>
                              </m:ctrlPr>
                            </m:sSubPr>
                            <m:e>
                              <m:r>
                                <m:rPr>
                                  <m:sty m:val="b"/>
                                </m:rPr>
                                <w:rPr>
                                  <w:rFonts w:ascii="Cambria Math" w:hAnsi="Cambria Math"/>
                                  <w:lang w:val="en-GB"/>
                                  <w:rPrChange w:id="1308" w:author="Tim Challman" w:date="2019-03-09T09:55:00Z">
                                    <w:rPr>
                                      <w:rFonts w:ascii="Cambria Math" w:hAnsi="Cambria Math"/>
                                    </w:rPr>
                                  </w:rPrChange>
                                </w:rPr>
                                <m:t>β</m:t>
                              </m:r>
                            </m:e>
                            <m:sub>
                              <m:r>
                                <w:rPr>
                                  <w:rFonts w:ascii="Cambria Math" w:hAnsi="Cambria Math"/>
                                  <w:lang w:val="en-GB"/>
                                  <w:rPrChange w:id="1309" w:author="Tim Challman" w:date="2019-03-09T09:55:00Z">
                                    <w:rPr>
                                      <w:rFonts w:ascii="Cambria Math" w:hAnsi="Cambria Math"/>
                                    </w:rPr>
                                  </w:rPrChange>
                                </w:rPr>
                                <m:t>ij</m:t>
                              </m:r>
                            </m:sub>
                          </m:sSub>
                          <m:r>
                            <w:rPr>
                              <w:rFonts w:ascii="Cambria Math" w:hAnsi="Cambria Math"/>
                              <w:lang w:val="en-GB"/>
                              <w:rPrChange w:id="1310" w:author="Tim Challman" w:date="2019-03-09T09:55:00Z">
                                <w:rPr>
                                  <w:rFonts w:ascii="Cambria Math" w:hAnsi="Cambria Math"/>
                                </w:rPr>
                              </w:rPrChange>
                            </w:rPr>
                            <m:t>-</m:t>
                          </m:r>
                          <m:sSub>
                            <m:sSubPr>
                              <m:ctrlPr>
                                <w:rPr>
                                  <w:rFonts w:ascii="Cambria Math" w:hAnsi="Cambria Math"/>
                                  <w:lang w:val="en-GB"/>
                                </w:rPr>
                              </m:ctrlPr>
                            </m:sSubPr>
                            <m:e>
                              <m:groupChr>
                                <m:groupChrPr>
                                  <m:chr m:val="^"/>
                                  <m:pos m:val="top"/>
                                  <m:vertJc m:val="bot"/>
                                  <m:ctrlPr>
                                    <w:rPr>
                                      <w:rFonts w:ascii="Cambria Math" w:hAnsi="Cambria Math"/>
                                      <w:lang w:val="en-GB"/>
                                    </w:rPr>
                                  </m:ctrlPr>
                                </m:groupChrPr>
                                <m:e>
                                  <m:r>
                                    <m:rPr>
                                      <m:sty m:val="b"/>
                                    </m:rPr>
                                    <w:rPr>
                                      <w:rFonts w:ascii="Cambria Math" w:hAnsi="Cambria Math"/>
                                      <w:lang w:val="en-GB"/>
                                      <w:rPrChange w:id="1311" w:author="Tim Challman" w:date="2019-03-09T09:55:00Z">
                                        <w:rPr>
                                          <w:rFonts w:ascii="Cambria Math" w:hAnsi="Cambria Math"/>
                                        </w:rPr>
                                      </w:rPrChange>
                                    </w:rPr>
                                    <m:t>β</m:t>
                                  </m:r>
                                </m:e>
                              </m:groupChr>
                            </m:e>
                            <m:sub>
                              <m:r>
                                <m:rPr>
                                  <m:sty m:val="b"/>
                                </m:rPr>
                                <w:rPr>
                                  <w:rFonts w:ascii="Cambria Math" w:hAnsi="Cambria Math"/>
                                  <w:lang w:val="en-GB"/>
                                  <w:rPrChange w:id="1312" w:author="Tim Challman" w:date="2019-03-09T09:55:00Z">
                                    <w:rPr>
                                      <w:rFonts w:ascii="Cambria Math" w:hAnsi="Cambria Math"/>
                                    </w:rPr>
                                  </w:rPrChange>
                                </w:rPr>
                                <m:t>ijklr</m:t>
                              </m:r>
                            </m:sub>
                          </m:sSub>
                        </m:e>
                      </m:d>
                    </m:e>
                    <m:sup>
                      <m:r>
                        <w:rPr>
                          <w:rFonts w:ascii="Cambria Math" w:hAnsi="Cambria Math"/>
                          <w:lang w:val="en-GB"/>
                          <w:rPrChange w:id="1313" w:author="Tim Challman" w:date="2019-03-09T09:55:00Z">
                            <w:rPr>
                              <w:rFonts w:ascii="Cambria Math" w:hAnsi="Cambria Math"/>
                            </w:rPr>
                          </w:rPrChange>
                        </w:rPr>
                        <m:t>t</m:t>
                      </m:r>
                    </m:sup>
                  </m:sSup>
                  <m:sSub>
                    <m:sSubPr>
                      <m:ctrlPr>
                        <w:rPr>
                          <w:rFonts w:ascii="Cambria Math" w:hAnsi="Cambria Math"/>
                          <w:lang w:val="en-GB"/>
                        </w:rPr>
                      </m:ctrlPr>
                    </m:sSubPr>
                    <m:e>
                      <m:d>
                        <m:dPr>
                          <m:ctrlPr>
                            <w:rPr>
                              <w:rFonts w:ascii="Cambria Math" w:hAnsi="Cambria Math"/>
                              <w:lang w:val="en-GB"/>
                            </w:rPr>
                          </m:ctrlPr>
                        </m:dPr>
                        <m:e>
                          <m:sSub>
                            <m:sSubPr>
                              <m:ctrlPr>
                                <w:rPr>
                                  <w:rFonts w:ascii="Cambria Math" w:hAnsi="Cambria Math"/>
                                  <w:lang w:val="en-GB"/>
                                </w:rPr>
                              </m:ctrlPr>
                            </m:sSubPr>
                            <m:e>
                              <m:r>
                                <m:rPr>
                                  <m:sty m:val="b"/>
                                </m:rPr>
                                <w:rPr>
                                  <w:rFonts w:ascii="Cambria Math" w:hAnsi="Cambria Math"/>
                                  <w:lang w:val="en-GB"/>
                                  <w:rPrChange w:id="1314" w:author="Tim Challman" w:date="2019-03-09T09:55:00Z">
                                    <w:rPr>
                                      <w:rFonts w:ascii="Cambria Math" w:hAnsi="Cambria Math"/>
                                    </w:rPr>
                                  </w:rPrChange>
                                </w:rPr>
                                <m:t>Σ</m:t>
                              </m:r>
                            </m:e>
                            <m:sub>
                              <m:r>
                                <w:rPr>
                                  <w:rFonts w:ascii="Cambria Math" w:hAnsi="Cambria Math"/>
                                  <w:lang w:val="en-GB"/>
                                  <w:rPrChange w:id="1315" w:author="Tim Challman" w:date="2019-03-09T09:55:00Z">
                                    <w:rPr>
                                      <w:rFonts w:ascii="Cambria Math" w:hAnsi="Cambria Math"/>
                                    </w:rPr>
                                  </w:rPrChange>
                                </w:rPr>
                                <m:t>xx</m:t>
                              </m:r>
                            </m:sub>
                          </m:sSub>
                        </m:e>
                      </m:d>
                    </m:e>
                    <m:sub>
                      <m:r>
                        <w:rPr>
                          <w:rFonts w:ascii="Cambria Math" w:hAnsi="Cambria Math"/>
                          <w:lang w:val="en-GB"/>
                          <w:rPrChange w:id="1316" w:author="Tim Challman" w:date="2019-03-09T09:55:00Z">
                            <w:rPr>
                              <w:rFonts w:ascii="Cambria Math" w:hAnsi="Cambria Math"/>
                            </w:rPr>
                          </w:rPrChange>
                        </w:rPr>
                        <m:t>i</m:t>
                      </m:r>
                    </m:sub>
                  </m:sSub>
                  <m:d>
                    <m:dPr>
                      <m:ctrlPr>
                        <w:rPr>
                          <w:rFonts w:ascii="Cambria Math" w:hAnsi="Cambria Math"/>
                          <w:lang w:val="en-GB"/>
                        </w:rPr>
                      </m:ctrlPr>
                    </m:dPr>
                    <m:e>
                      <m:sSub>
                        <m:sSubPr>
                          <m:ctrlPr>
                            <w:rPr>
                              <w:rFonts w:ascii="Cambria Math" w:hAnsi="Cambria Math"/>
                              <w:lang w:val="en-GB"/>
                            </w:rPr>
                          </m:ctrlPr>
                        </m:sSubPr>
                        <m:e>
                          <m:r>
                            <m:rPr>
                              <m:sty m:val="b"/>
                            </m:rPr>
                            <w:rPr>
                              <w:rFonts w:ascii="Cambria Math" w:hAnsi="Cambria Math"/>
                              <w:lang w:val="en-GB"/>
                              <w:rPrChange w:id="1317" w:author="Tim Challman" w:date="2019-03-09T09:55:00Z">
                                <w:rPr>
                                  <w:rFonts w:ascii="Cambria Math" w:hAnsi="Cambria Math"/>
                                </w:rPr>
                              </w:rPrChange>
                            </w:rPr>
                            <m:t>β</m:t>
                          </m:r>
                        </m:e>
                        <m:sub>
                          <m:r>
                            <w:rPr>
                              <w:rFonts w:ascii="Cambria Math" w:hAnsi="Cambria Math"/>
                              <w:lang w:val="en-GB"/>
                              <w:rPrChange w:id="1318" w:author="Tim Challman" w:date="2019-03-09T09:55:00Z">
                                <w:rPr>
                                  <w:rFonts w:ascii="Cambria Math" w:hAnsi="Cambria Math"/>
                                </w:rPr>
                              </w:rPrChange>
                            </w:rPr>
                            <m:t>ij</m:t>
                          </m:r>
                        </m:sub>
                      </m:sSub>
                      <m:r>
                        <w:rPr>
                          <w:rFonts w:ascii="Cambria Math" w:hAnsi="Cambria Math"/>
                          <w:lang w:val="en-GB"/>
                          <w:rPrChange w:id="1319" w:author="Tim Challman" w:date="2019-03-09T09:55:00Z">
                            <w:rPr>
                              <w:rFonts w:ascii="Cambria Math" w:hAnsi="Cambria Math"/>
                            </w:rPr>
                          </w:rPrChange>
                        </w:rPr>
                        <m:t>-</m:t>
                      </m:r>
                      <m:sSub>
                        <m:sSubPr>
                          <m:ctrlPr>
                            <w:rPr>
                              <w:rFonts w:ascii="Cambria Math" w:hAnsi="Cambria Math"/>
                              <w:lang w:val="en-GB"/>
                            </w:rPr>
                          </m:ctrlPr>
                        </m:sSubPr>
                        <m:e>
                          <m:groupChr>
                            <m:groupChrPr>
                              <m:chr m:val="^"/>
                              <m:pos m:val="top"/>
                              <m:vertJc m:val="bot"/>
                              <m:ctrlPr>
                                <w:rPr>
                                  <w:rFonts w:ascii="Cambria Math" w:hAnsi="Cambria Math"/>
                                  <w:lang w:val="en-GB"/>
                                </w:rPr>
                              </m:ctrlPr>
                            </m:groupChrPr>
                            <m:e>
                              <m:r>
                                <m:rPr>
                                  <m:sty m:val="b"/>
                                </m:rPr>
                                <w:rPr>
                                  <w:rFonts w:ascii="Cambria Math" w:hAnsi="Cambria Math"/>
                                  <w:lang w:val="en-GB"/>
                                  <w:rPrChange w:id="1320" w:author="Tim Challman" w:date="2019-03-09T09:55:00Z">
                                    <w:rPr>
                                      <w:rFonts w:ascii="Cambria Math" w:hAnsi="Cambria Math"/>
                                    </w:rPr>
                                  </w:rPrChange>
                                </w:rPr>
                                <m:t>β</m:t>
                              </m:r>
                            </m:e>
                          </m:groupChr>
                        </m:e>
                        <m:sub>
                          <m:r>
                            <m:rPr>
                              <m:sty m:val="b"/>
                            </m:rPr>
                            <w:rPr>
                              <w:rFonts w:ascii="Cambria Math" w:hAnsi="Cambria Math"/>
                              <w:lang w:val="en-GB"/>
                              <w:rPrChange w:id="1321" w:author="Tim Challman" w:date="2019-03-09T09:55:00Z">
                                <w:rPr>
                                  <w:rFonts w:ascii="Cambria Math" w:hAnsi="Cambria Math"/>
                                </w:rPr>
                              </w:rPrChange>
                            </w:rPr>
                            <m:t>ijklr</m:t>
                          </m:r>
                        </m:sub>
                      </m:sSub>
                    </m:e>
                  </m:d>
                </m:e>
              </m:d>
            </m:e>
          </m:nary>
          <m:r>
            <w:rPr>
              <w:rFonts w:ascii="Cambria Math" w:hAnsi="Cambria Math"/>
              <w:lang w:val="en-GB"/>
              <w:rPrChange w:id="1322" w:author="Tim Challman" w:date="2019-03-09T09:55:00Z">
                <w:rPr>
                  <w:rFonts w:ascii="Cambria Math" w:hAnsi="Cambria Math"/>
                </w:rPr>
              </w:rPrChange>
            </w:rPr>
            <m:t>+1  (8)</m:t>
          </m:r>
        </m:oMath>
      </m:oMathPara>
    </w:p>
    <w:p w14:paraId="22B9E313" w14:textId="77777777" w:rsidR="0096095D" w:rsidRPr="00A26112" w:rsidRDefault="00CF708D">
      <w:pPr>
        <w:pStyle w:val="FirstParagraph"/>
        <w:rPr>
          <w:lang w:val="en-GB"/>
          <w:rPrChange w:id="1323" w:author="Tim Challman" w:date="2019-03-09T09:55:00Z">
            <w:rPr/>
          </w:rPrChange>
        </w:rPr>
      </w:pPr>
      <w:r w:rsidRPr="00A26112">
        <w:rPr>
          <w:lang w:val="en-GB"/>
          <w:rPrChange w:id="1324" w:author="Tim Challman" w:date="2019-03-09T09:55:00Z">
            <w:rPr/>
          </w:rPrChange>
        </w:rPr>
        <w:t>where</w:t>
      </w:r>
      <w:del w:id="1325" w:author="Tim Challman" w:date="2019-03-09T09:18:00Z">
        <w:r w:rsidRPr="00A26112" w:rsidDel="00642EC1">
          <w:rPr>
            <w:lang w:val="en-GB"/>
            <w:rPrChange w:id="1326" w:author="Tim Challman" w:date="2019-03-09T09:55:00Z">
              <w:rPr/>
            </w:rPrChange>
          </w:rPr>
          <w:delText>,</w:delText>
        </w:r>
      </w:del>
      <w:r w:rsidRPr="00A26112">
        <w:rPr>
          <w:lang w:val="en-GB"/>
          <w:rPrChange w:id="1327" w:author="Tim Challman" w:date="2019-03-09T09:55:00Z">
            <w:rPr/>
          </w:rPrChange>
        </w:rPr>
        <w:t xml:space="preserve"> </w:t>
      </w:r>
      <m:oMath>
        <m:groupChr>
          <m:groupChrPr>
            <m:chr m:val="ˆ"/>
            <m:pos m:val="top"/>
            <m:vertJc m:val="bot"/>
            <m:ctrlPr>
              <w:rPr>
                <w:rFonts w:ascii="Cambria Math" w:hAnsi="Cambria Math"/>
                <w:lang w:val="en-GB"/>
              </w:rPr>
            </m:ctrlPr>
          </m:groupChrPr>
          <m:e>
            <m:sSub>
              <m:sSubPr>
                <m:ctrlPr>
                  <w:rPr>
                    <w:rFonts w:ascii="Cambria Math" w:hAnsi="Cambria Math"/>
                    <w:lang w:val="en-GB"/>
                  </w:rPr>
                </m:ctrlPr>
              </m:sSubPr>
              <m:e>
                <m:r>
                  <m:rPr>
                    <m:scr m:val="script"/>
                    <m:sty m:val="p"/>
                  </m:rPr>
                  <w:rPr>
                    <w:rFonts w:ascii="Cambria Math" w:hAnsi="Cambria Math"/>
                    <w:lang w:val="en-GB"/>
                    <w:rPrChange w:id="1328" w:author="Tim Challman" w:date="2019-03-09T09:55:00Z">
                      <w:rPr>
                        <w:rFonts w:ascii="Cambria Math" w:hAnsi="Cambria Math"/>
                      </w:rPr>
                    </w:rPrChange>
                  </w:rPr>
                  <m:t>PE</m:t>
                </m:r>
              </m:e>
              <m:sub>
                <m:r>
                  <w:rPr>
                    <w:rFonts w:ascii="Cambria Math" w:hAnsi="Cambria Math"/>
                    <w:lang w:val="en-GB"/>
                    <w:rPrChange w:id="1329" w:author="Tim Challman" w:date="2019-03-09T09:55:00Z">
                      <w:rPr>
                        <w:rFonts w:ascii="Cambria Math" w:hAnsi="Cambria Math"/>
                      </w:rPr>
                    </w:rPrChange>
                  </w:rPr>
                  <m:t>ijkl</m:t>
                </m:r>
              </m:sub>
            </m:sSub>
          </m:e>
        </m:groupChr>
      </m:oMath>
      <w:r w:rsidRPr="00A26112">
        <w:rPr>
          <w:lang w:val="en-GB"/>
          <w:rPrChange w:id="1330" w:author="Tim Challman" w:date="2019-03-09T09:55:00Z">
            <w:rPr/>
          </w:rPrChange>
        </w:rPr>
        <w:t xml:space="preserve"> is the estimated prediction error averaged over </w:t>
      </w:r>
      <m:oMath>
        <m:r>
          <w:rPr>
            <w:rFonts w:ascii="Cambria Math" w:hAnsi="Cambria Math"/>
            <w:lang w:val="en-GB"/>
            <w:rPrChange w:id="1331" w:author="Tim Challman" w:date="2019-03-09T09:55:00Z">
              <w:rPr>
                <w:rFonts w:ascii="Cambria Math" w:hAnsi="Cambria Math"/>
              </w:rPr>
            </w:rPrChange>
          </w:rPr>
          <m:t>r=50</m:t>
        </m:r>
      </m:oMath>
      <w:r w:rsidRPr="00A26112">
        <w:rPr>
          <w:lang w:val="en-GB"/>
          <w:rPrChange w:id="1332" w:author="Tim Challman" w:date="2019-03-09T09:55:00Z">
            <w:rPr/>
          </w:rPrChange>
        </w:rPr>
        <w:t xml:space="preserve"> replicates.</w:t>
      </w:r>
    </w:p>
    <w:p w14:paraId="50492672" w14:textId="77777777" w:rsidR="0096095D" w:rsidRPr="00A26112" w:rsidRDefault="00CF708D">
      <w:pPr>
        <w:pStyle w:val="BodyText"/>
        <w:rPr>
          <w:lang w:val="en-GB"/>
          <w:rPrChange w:id="1333" w:author="Tim Challman" w:date="2019-03-09T09:55:00Z">
            <w:rPr/>
          </w:rPrChange>
        </w:rPr>
      </w:pPr>
      <w:del w:id="1334" w:author="Tim Challman" w:date="2019-03-09T09:18:00Z">
        <w:r w:rsidRPr="00A26112" w:rsidDel="00642EC1">
          <w:rPr>
            <w:lang w:val="en-GB"/>
            <w:rPrChange w:id="1335" w:author="Tim Challman" w:date="2019-03-09T09:55:00Z">
              <w:rPr/>
            </w:rPrChange>
          </w:rPr>
          <w:delText xml:space="preserve">Following </w:delText>
        </w:r>
      </w:del>
      <w:ins w:id="1336" w:author="Tim Challman" w:date="2019-03-09T09:18:00Z">
        <w:r w:rsidR="00642EC1" w:rsidRPr="00A26112">
          <w:rPr>
            <w:lang w:val="en-GB"/>
            <w:rPrChange w:id="1337" w:author="Tim Challman" w:date="2019-03-09T09:55:00Z">
              <w:rPr/>
            </w:rPrChange>
          </w:rPr>
          <w:t xml:space="preserve">The following </w:t>
        </w:r>
      </w:ins>
      <w:r w:rsidRPr="00A26112">
        <w:rPr>
          <w:lang w:val="en-GB"/>
          <w:rPrChange w:id="1338" w:author="Tim Challman" w:date="2019-03-09T09:55:00Z">
            <w:rPr/>
          </w:rPrChange>
        </w:rPr>
        <w:t>section focuses on the data for the estimation of these prediction error</w:t>
      </w:r>
      <w:ins w:id="1339" w:author="Tim Challman" w:date="2019-03-09T09:18:00Z">
        <w:r w:rsidR="00642EC1" w:rsidRPr="00A26112">
          <w:rPr>
            <w:lang w:val="en-GB"/>
            <w:rPrChange w:id="1340" w:author="Tim Challman" w:date="2019-03-09T09:55:00Z">
              <w:rPr/>
            </w:rPrChange>
          </w:rPr>
          <w:t>s</w:t>
        </w:r>
      </w:ins>
      <w:r w:rsidRPr="00A26112">
        <w:rPr>
          <w:lang w:val="en-GB"/>
          <w:rPrChange w:id="1341" w:author="Tim Challman" w:date="2019-03-09T09:55:00Z">
            <w:rPr/>
          </w:rPrChange>
        </w:rPr>
        <w:t xml:space="preserve"> that are used for the two models discussed above in a) and b) of this section.</w:t>
      </w:r>
    </w:p>
    <w:p w14:paraId="2154B563" w14:textId="77777777" w:rsidR="0096095D" w:rsidRPr="00A26112" w:rsidRDefault="00CF708D">
      <w:pPr>
        <w:pStyle w:val="Heading1"/>
        <w:rPr>
          <w:lang w:val="en-GB"/>
          <w:rPrChange w:id="1342" w:author="Tim Challman" w:date="2019-03-09T09:55:00Z">
            <w:rPr/>
          </w:rPrChange>
        </w:rPr>
      </w:pPr>
      <w:bookmarkStart w:id="1343" w:name="data-preparation"/>
      <w:bookmarkEnd w:id="1343"/>
      <w:r w:rsidRPr="00A26112">
        <w:rPr>
          <w:lang w:val="en-GB"/>
          <w:rPrChange w:id="1344" w:author="Tim Challman" w:date="2019-03-09T09:55:00Z">
            <w:rPr/>
          </w:rPrChange>
        </w:rPr>
        <w:t>Data Preparation</w:t>
      </w:r>
    </w:p>
    <w:p w14:paraId="49BF65DD" w14:textId="77777777" w:rsidR="0096095D" w:rsidRPr="00A26112" w:rsidRDefault="00CF708D">
      <w:pPr>
        <w:pStyle w:val="FirstParagraph"/>
        <w:rPr>
          <w:lang w:val="en-GB"/>
          <w:rPrChange w:id="1345" w:author="Tim Challman" w:date="2019-03-09T09:55:00Z">
            <w:rPr/>
          </w:rPrChange>
        </w:rPr>
      </w:pPr>
      <w:r w:rsidRPr="00A26112">
        <w:rPr>
          <w:lang w:val="en-GB"/>
          <w:rPrChange w:id="1346" w:author="Tim Challman" w:date="2019-03-09T09:55:00Z">
            <w:rPr/>
          </w:rPrChange>
        </w:rPr>
        <w:t>A dataset for estimating (7) is obtained from simulation which contains a) five factors corresponding to simulation parameters, b) prediction methods, c) number of components, d) replications and e) prediction error for four responses. The prediction error is computed using predictor components ranging from 0 to 10 for each 50 replicates as,</w:t>
      </w:r>
    </w:p>
    <w:p w14:paraId="4EB3B364" w14:textId="77777777" w:rsidR="003F0D48" w:rsidRPr="00A26112" w:rsidRDefault="00675228" w:rsidP="003F0D48">
      <w:pPr>
        <w:spacing w:after="0" w:line="240" w:lineRule="auto"/>
        <w:jc w:val="left"/>
        <w:rPr>
          <w:rFonts w:ascii="Times New Roman" w:eastAsia="Times New Roman" w:hAnsi="Times New Roman" w:cs="Times New Roman"/>
          <w:lang w:val="en-GB" w:bidi="ne-NP"/>
          <w:rPrChange w:id="1347" w:author="Tim Challman" w:date="2019-03-09T09:55:00Z">
            <w:rPr>
              <w:rFonts w:ascii="Times New Roman" w:eastAsia="Times New Roman" w:hAnsi="Times New Roman" w:cs="Times New Roman"/>
              <w:lang w:bidi="ne-NP"/>
            </w:rPr>
          </w:rPrChange>
        </w:rPr>
      </w:pPr>
      <m:oMathPara>
        <m:oMathParaPr>
          <m:jc m:val="center"/>
        </m:oMathParaPr>
        <m:oMath>
          <m:sSub>
            <m:sSubPr>
              <m:ctrlPr>
                <w:rPr>
                  <w:rFonts w:ascii="Cambria Math" w:hAnsi="Cambria Math"/>
                  <w:lang w:val="en-GB"/>
                </w:rPr>
              </m:ctrlPr>
            </m:sSubPr>
            <m:e>
              <m:acc>
                <m:accPr>
                  <m:ctrlPr>
                    <w:rPr>
                      <w:rFonts w:ascii="Cambria Math" w:hAnsi="Cambria Math"/>
                      <w:i/>
                      <w:lang w:val="en-GB"/>
                    </w:rPr>
                  </m:ctrlPr>
                </m:accPr>
                <m:e>
                  <m:d>
                    <m:dPr>
                      <m:ctrlPr>
                        <w:rPr>
                          <w:rFonts w:ascii="Cambria Math" w:hAnsi="Cambria Math"/>
                          <w:i/>
                          <w:lang w:val="en-GB"/>
                        </w:rPr>
                      </m:ctrlPr>
                    </m:dPr>
                    <m:e>
                      <m:r>
                        <m:rPr>
                          <m:scr m:val="script"/>
                          <m:sty m:val="p"/>
                        </m:rPr>
                        <w:rPr>
                          <w:rFonts w:ascii="Cambria Math" w:hAnsi="Cambria Math"/>
                          <w:lang w:val="en-GB"/>
                          <w:rPrChange w:id="1348" w:author="Tim Challman" w:date="2019-03-09T09:55:00Z">
                            <w:rPr>
                              <w:rFonts w:ascii="Cambria Math" w:hAnsi="Cambria Math"/>
                            </w:rPr>
                          </w:rPrChange>
                        </w:rPr>
                        <m:t>PE</m:t>
                      </m:r>
                    </m:e>
                  </m:d>
                </m:e>
              </m:acc>
              <m:ctrlPr>
                <w:rPr>
                  <w:rFonts w:ascii="Cambria Math" w:hAnsi="Cambria Math"/>
                  <w:i/>
                  <w:lang w:val="en-GB"/>
                </w:rPr>
              </m:ctrlPr>
            </m:e>
            <m:sub>
              <m:r>
                <w:rPr>
                  <w:rFonts w:ascii="Cambria Math" w:hAnsi="Cambria Math"/>
                  <w:lang w:val="en-GB"/>
                  <w:rPrChange w:id="1349" w:author="Tim Challman" w:date="2019-03-09T09:55:00Z">
                    <w:rPr>
                      <w:rFonts w:ascii="Cambria Math" w:hAnsi="Cambria Math"/>
                    </w:rPr>
                  </w:rPrChange>
                </w:rPr>
                <m:t>ijkl</m:t>
              </m:r>
            </m:sub>
          </m:sSub>
          <m:r>
            <w:rPr>
              <w:rFonts w:ascii="Cambria Math" w:hAnsi="Cambria Math"/>
              <w:lang w:val="en-GB"/>
              <w:rPrChange w:id="1350" w:author="Tim Challman" w:date="2019-03-09T09:55:00Z">
                <w:rPr>
                  <w:rFonts w:ascii="Cambria Math" w:hAnsi="Cambria Math"/>
                </w:rPr>
              </w:rPrChange>
            </w:rPr>
            <m:t>=</m:t>
          </m:r>
          <m:f>
            <m:fPr>
              <m:ctrlPr>
                <w:rPr>
                  <w:rFonts w:ascii="Cambria Math" w:hAnsi="Cambria Math"/>
                  <w:lang w:val="en-GB"/>
                </w:rPr>
              </m:ctrlPr>
            </m:fPr>
            <m:num>
              <m:r>
                <w:rPr>
                  <w:rFonts w:ascii="Cambria Math" w:hAnsi="Cambria Math"/>
                  <w:lang w:val="en-GB"/>
                  <w:rPrChange w:id="1351" w:author="Tim Challman" w:date="2019-03-09T09:55:00Z">
                    <w:rPr>
                      <w:rFonts w:ascii="Cambria Math" w:hAnsi="Cambria Math"/>
                    </w:rPr>
                  </w:rPrChange>
                </w:rPr>
                <m:t>1</m:t>
              </m:r>
            </m:num>
            <m:den>
              <m:sSubSup>
                <m:sSubSupPr>
                  <m:ctrlPr>
                    <w:rPr>
                      <w:rFonts w:ascii="Cambria Math" w:hAnsi="Cambria Math"/>
                      <w:lang w:val="en-GB"/>
                    </w:rPr>
                  </m:ctrlPr>
                </m:sSubSupPr>
                <m:e>
                  <m:r>
                    <w:rPr>
                      <w:rFonts w:ascii="Cambria Math" w:hAnsi="Cambria Math"/>
                      <w:lang w:val="en-GB"/>
                      <w:rPrChange w:id="1352" w:author="Tim Challman" w:date="2019-03-09T09:55:00Z">
                        <w:rPr>
                          <w:rFonts w:ascii="Cambria Math" w:hAnsi="Cambria Math"/>
                        </w:rPr>
                      </w:rPrChange>
                    </w:rPr>
                    <m:t>σ</m:t>
                  </m:r>
                </m:e>
                <m:sub>
                  <m:sSub>
                    <m:sSubPr>
                      <m:ctrlPr>
                        <w:rPr>
                          <w:rFonts w:ascii="Cambria Math" w:hAnsi="Cambria Math"/>
                          <w:lang w:val="en-GB"/>
                        </w:rPr>
                      </m:ctrlPr>
                    </m:sSubPr>
                    <m:e>
                      <m:r>
                        <w:rPr>
                          <w:rFonts w:ascii="Cambria Math" w:hAnsi="Cambria Math"/>
                          <w:lang w:val="en-GB"/>
                          <w:rPrChange w:id="1353" w:author="Tim Challman" w:date="2019-03-09T09:55:00Z">
                            <w:rPr>
                              <w:rFonts w:ascii="Cambria Math" w:hAnsi="Cambria Math"/>
                            </w:rPr>
                          </w:rPrChange>
                        </w:rPr>
                        <m:t>y</m:t>
                      </m:r>
                    </m:e>
                    <m:sub>
                      <m:r>
                        <w:rPr>
                          <w:rFonts w:ascii="Cambria Math" w:hAnsi="Cambria Math"/>
                          <w:lang w:val="en-GB"/>
                          <w:rPrChange w:id="1354" w:author="Tim Challman" w:date="2019-03-09T09:55:00Z">
                            <w:rPr>
                              <w:rFonts w:ascii="Cambria Math" w:hAnsi="Cambria Math"/>
                            </w:rPr>
                          </w:rPrChange>
                        </w:rPr>
                        <m:t>ij</m:t>
                      </m:r>
                    </m:sub>
                  </m:sSub>
                  <m:r>
                    <w:rPr>
                      <w:rFonts w:ascii="Cambria Math" w:hAnsi="Cambria Math"/>
                      <w:lang w:val="en-GB"/>
                      <w:rPrChange w:id="1355" w:author="Tim Challman" w:date="2019-03-09T09:55:00Z">
                        <w:rPr>
                          <w:rFonts w:ascii="Cambria Math" w:hAnsi="Cambria Math"/>
                        </w:rPr>
                      </w:rPrChange>
                    </w:rPr>
                    <m:t>|x</m:t>
                  </m:r>
                </m:sub>
                <m:sup>
                  <m:r>
                    <w:rPr>
                      <w:rFonts w:ascii="Cambria Math" w:hAnsi="Cambria Math"/>
                      <w:lang w:val="en-GB"/>
                      <w:rPrChange w:id="1356" w:author="Tim Challman" w:date="2019-03-09T09:55:00Z">
                        <w:rPr>
                          <w:rFonts w:ascii="Cambria Math" w:hAnsi="Cambria Math"/>
                        </w:rPr>
                      </w:rPrChange>
                    </w:rPr>
                    <m:t>2</m:t>
                  </m:r>
                </m:sup>
              </m:sSubSup>
            </m:den>
          </m:f>
          <m:d>
            <m:dPr>
              <m:begChr m:val="["/>
              <m:endChr m:val="]"/>
              <m:ctrlPr>
                <w:rPr>
                  <w:rFonts w:ascii="Cambria Math" w:hAnsi="Cambria Math"/>
                  <w:lang w:val="en-GB"/>
                </w:rPr>
              </m:ctrlPr>
            </m:dPr>
            <m:e>
              <m:sSup>
                <m:sSupPr>
                  <m:ctrlPr>
                    <w:rPr>
                      <w:rFonts w:ascii="Cambria Math" w:hAnsi="Cambria Math"/>
                      <w:lang w:val="en-GB"/>
                    </w:rPr>
                  </m:ctrlPr>
                </m:sSupPr>
                <m:e>
                  <m:d>
                    <m:dPr>
                      <m:ctrlPr>
                        <w:rPr>
                          <w:rFonts w:ascii="Cambria Math" w:hAnsi="Cambria Math"/>
                          <w:lang w:val="en-GB"/>
                        </w:rPr>
                      </m:ctrlPr>
                    </m:dPr>
                    <m:e>
                      <m:sSub>
                        <m:sSubPr>
                          <m:ctrlPr>
                            <w:rPr>
                              <w:rFonts w:ascii="Cambria Math" w:hAnsi="Cambria Math"/>
                              <w:lang w:val="en-GB"/>
                            </w:rPr>
                          </m:ctrlPr>
                        </m:sSubPr>
                        <m:e>
                          <m:r>
                            <m:rPr>
                              <m:sty m:val="b"/>
                            </m:rPr>
                            <w:rPr>
                              <w:rFonts w:ascii="Cambria Math" w:hAnsi="Cambria Math"/>
                              <w:lang w:val="en-GB"/>
                              <w:rPrChange w:id="1357" w:author="Tim Challman" w:date="2019-03-09T09:55:00Z">
                                <w:rPr>
                                  <w:rFonts w:ascii="Cambria Math" w:hAnsi="Cambria Math"/>
                                </w:rPr>
                              </w:rPrChange>
                            </w:rPr>
                            <m:t>β</m:t>
                          </m:r>
                        </m:e>
                        <m:sub>
                          <m:r>
                            <w:rPr>
                              <w:rFonts w:ascii="Cambria Math" w:hAnsi="Cambria Math"/>
                              <w:lang w:val="en-GB"/>
                              <w:rPrChange w:id="1358" w:author="Tim Challman" w:date="2019-03-09T09:55:00Z">
                                <w:rPr>
                                  <w:rFonts w:ascii="Cambria Math" w:hAnsi="Cambria Math"/>
                                </w:rPr>
                              </w:rPrChange>
                            </w:rPr>
                            <m:t>ij</m:t>
                          </m:r>
                        </m:sub>
                      </m:sSub>
                      <m:r>
                        <w:rPr>
                          <w:rFonts w:ascii="Cambria Math" w:hAnsi="Cambria Math"/>
                          <w:lang w:val="en-GB"/>
                          <w:rPrChange w:id="1359" w:author="Tim Challman" w:date="2019-03-09T09:55:00Z">
                            <w:rPr>
                              <w:rFonts w:ascii="Cambria Math" w:hAnsi="Cambria Math"/>
                            </w:rPr>
                          </w:rPrChange>
                        </w:rPr>
                        <m:t>-</m:t>
                      </m:r>
                      <m:sSub>
                        <m:sSubPr>
                          <m:ctrlPr>
                            <w:rPr>
                              <w:rFonts w:ascii="Cambria Math" w:hAnsi="Cambria Math"/>
                              <w:lang w:val="en-GB"/>
                            </w:rPr>
                          </m:ctrlPr>
                        </m:sSubPr>
                        <m:e>
                          <m:groupChr>
                            <m:groupChrPr>
                              <m:chr m:val="^"/>
                              <m:pos m:val="top"/>
                              <m:vertJc m:val="bot"/>
                              <m:ctrlPr>
                                <w:rPr>
                                  <w:rFonts w:ascii="Cambria Math" w:hAnsi="Cambria Math"/>
                                  <w:lang w:val="en-GB"/>
                                </w:rPr>
                              </m:ctrlPr>
                            </m:groupChrPr>
                            <m:e>
                              <m:r>
                                <m:rPr>
                                  <m:sty m:val="b"/>
                                </m:rPr>
                                <w:rPr>
                                  <w:rFonts w:ascii="Cambria Math" w:hAnsi="Cambria Math"/>
                                  <w:lang w:val="en-GB"/>
                                  <w:rPrChange w:id="1360" w:author="Tim Challman" w:date="2019-03-09T09:55:00Z">
                                    <w:rPr>
                                      <w:rFonts w:ascii="Cambria Math" w:hAnsi="Cambria Math"/>
                                    </w:rPr>
                                  </w:rPrChange>
                                </w:rPr>
                                <m:t>β</m:t>
                              </m:r>
                            </m:e>
                          </m:groupChr>
                        </m:e>
                        <m:sub>
                          <m:r>
                            <m:rPr>
                              <m:sty m:val="p"/>
                            </m:rPr>
                            <w:rPr>
                              <w:rFonts w:ascii="Cambria Math" w:hAnsi="Cambria Math"/>
                              <w:lang w:val="en-GB"/>
                              <w:rPrChange w:id="1361" w:author="Tim Challman" w:date="2019-03-09T09:55:00Z">
                                <w:rPr>
                                  <w:rFonts w:ascii="Cambria Math" w:hAnsi="Cambria Math"/>
                                </w:rPr>
                              </w:rPrChange>
                            </w:rPr>
                            <m:t>ijklr</m:t>
                          </m:r>
                        </m:sub>
                      </m:sSub>
                    </m:e>
                  </m:d>
                </m:e>
                <m:sup>
                  <m:r>
                    <w:rPr>
                      <w:rFonts w:ascii="Cambria Math" w:hAnsi="Cambria Math"/>
                      <w:lang w:val="en-GB"/>
                      <w:rPrChange w:id="1362" w:author="Tim Challman" w:date="2019-03-09T09:55:00Z">
                        <w:rPr>
                          <w:rFonts w:ascii="Cambria Math" w:hAnsi="Cambria Math"/>
                        </w:rPr>
                      </w:rPrChange>
                    </w:rPr>
                    <m:t>t</m:t>
                  </m:r>
                </m:sup>
              </m:sSup>
              <m:sSub>
                <m:sSubPr>
                  <m:ctrlPr>
                    <w:rPr>
                      <w:rFonts w:ascii="Cambria Math" w:hAnsi="Cambria Math"/>
                      <w:lang w:val="en-GB"/>
                    </w:rPr>
                  </m:ctrlPr>
                </m:sSubPr>
                <m:e>
                  <m:d>
                    <m:dPr>
                      <m:ctrlPr>
                        <w:rPr>
                          <w:rFonts w:ascii="Cambria Math" w:hAnsi="Cambria Math"/>
                          <w:lang w:val="en-GB"/>
                        </w:rPr>
                      </m:ctrlPr>
                    </m:dPr>
                    <m:e>
                      <m:sSub>
                        <m:sSubPr>
                          <m:ctrlPr>
                            <w:rPr>
                              <w:rFonts w:ascii="Cambria Math" w:hAnsi="Cambria Math"/>
                              <w:lang w:val="en-GB"/>
                            </w:rPr>
                          </m:ctrlPr>
                        </m:sSubPr>
                        <m:e>
                          <m:r>
                            <m:rPr>
                              <m:sty m:val="b"/>
                            </m:rPr>
                            <w:rPr>
                              <w:rFonts w:ascii="Cambria Math" w:hAnsi="Cambria Math"/>
                              <w:lang w:val="en-GB"/>
                              <w:rPrChange w:id="1363" w:author="Tim Challman" w:date="2019-03-09T09:55:00Z">
                                <w:rPr>
                                  <w:rFonts w:ascii="Cambria Math" w:hAnsi="Cambria Math"/>
                                </w:rPr>
                              </w:rPrChange>
                            </w:rPr>
                            <m:t>Σ</m:t>
                          </m:r>
                        </m:e>
                        <m:sub>
                          <m:r>
                            <w:rPr>
                              <w:rFonts w:ascii="Cambria Math" w:hAnsi="Cambria Math"/>
                              <w:lang w:val="en-GB"/>
                              <w:rPrChange w:id="1364" w:author="Tim Challman" w:date="2019-03-09T09:55:00Z">
                                <w:rPr>
                                  <w:rFonts w:ascii="Cambria Math" w:hAnsi="Cambria Math"/>
                                </w:rPr>
                              </w:rPrChange>
                            </w:rPr>
                            <m:t>xx</m:t>
                          </m:r>
                        </m:sub>
                      </m:sSub>
                    </m:e>
                  </m:d>
                </m:e>
                <m:sub>
                  <m:r>
                    <w:rPr>
                      <w:rFonts w:ascii="Cambria Math" w:hAnsi="Cambria Math"/>
                      <w:lang w:val="en-GB"/>
                      <w:rPrChange w:id="1365" w:author="Tim Challman" w:date="2019-03-09T09:55:00Z">
                        <w:rPr>
                          <w:rFonts w:ascii="Cambria Math" w:hAnsi="Cambria Math"/>
                        </w:rPr>
                      </w:rPrChange>
                    </w:rPr>
                    <m:t>i</m:t>
                  </m:r>
                </m:sub>
              </m:sSub>
              <m:d>
                <m:dPr>
                  <m:ctrlPr>
                    <w:rPr>
                      <w:rFonts w:ascii="Cambria Math" w:hAnsi="Cambria Math"/>
                      <w:lang w:val="en-GB"/>
                    </w:rPr>
                  </m:ctrlPr>
                </m:dPr>
                <m:e>
                  <m:sSub>
                    <m:sSubPr>
                      <m:ctrlPr>
                        <w:rPr>
                          <w:rFonts w:ascii="Cambria Math" w:hAnsi="Cambria Math"/>
                          <w:lang w:val="en-GB"/>
                        </w:rPr>
                      </m:ctrlPr>
                    </m:sSubPr>
                    <m:e>
                      <m:r>
                        <m:rPr>
                          <m:sty m:val="b"/>
                        </m:rPr>
                        <w:rPr>
                          <w:rFonts w:ascii="Cambria Math" w:hAnsi="Cambria Math"/>
                          <w:lang w:val="en-GB"/>
                          <w:rPrChange w:id="1366" w:author="Tim Challman" w:date="2019-03-09T09:55:00Z">
                            <w:rPr>
                              <w:rFonts w:ascii="Cambria Math" w:hAnsi="Cambria Math"/>
                            </w:rPr>
                          </w:rPrChange>
                        </w:rPr>
                        <m:t>β</m:t>
                      </m:r>
                    </m:e>
                    <m:sub>
                      <m:r>
                        <w:rPr>
                          <w:rFonts w:ascii="Cambria Math" w:hAnsi="Cambria Math"/>
                          <w:lang w:val="en-GB"/>
                          <w:rPrChange w:id="1367" w:author="Tim Challman" w:date="2019-03-09T09:55:00Z">
                            <w:rPr>
                              <w:rFonts w:ascii="Cambria Math" w:hAnsi="Cambria Math"/>
                            </w:rPr>
                          </w:rPrChange>
                        </w:rPr>
                        <m:t>ij</m:t>
                      </m:r>
                    </m:sub>
                  </m:sSub>
                  <m:r>
                    <w:rPr>
                      <w:rFonts w:ascii="Cambria Math" w:hAnsi="Cambria Math"/>
                      <w:lang w:val="en-GB"/>
                      <w:rPrChange w:id="1368" w:author="Tim Challman" w:date="2019-03-09T09:55:00Z">
                        <w:rPr>
                          <w:rFonts w:ascii="Cambria Math" w:hAnsi="Cambria Math"/>
                        </w:rPr>
                      </w:rPrChange>
                    </w:rPr>
                    <m:t>-</m:t>
                  </m:r>
                  <m:sSub>
                    <m:sSubPr>
                      <m:ctrlPr>
                        <w:rPr>
                          <w:rFonts w:ascii="Cambria Math" w:hAnsi="Cambria Math"/>
                          <w:lang w:val="en-GB"/>
                        </w:rPr>
                      </m:ctrlPr>
                    </m:sSubPr>
                    <m:e>
                      <m:groupChr>
                        <m:groupChrPr>
                          <m:chr m:val="^"/>
                          <m:pos m:val="top"/>
                          <m:vertJc m:val="bot"/>
                          <m:ctrlPr>
                            <w:rPr>
                              <w:rFonts w:ascii="Cambria Math" w:hAnsi="Cambria Math"/>
                              <w:lang w:val="en-GB"/>
                            </w:rPr>
                          </m:ctrlPr>
                        </m:groupChrPr>
                        <m:e>
                          <m:r>
                            <m:rPr>
                              <m:sty m:val="b"/>
                            </m:rPr>
                            <w:rPr>
                              <w:rFonts w:ascii="Cambria Math" w:hAnsi="Cambria Math"/>
                              <w:lang w:val="en-GB"/>
                              <w:rPrChange w:id="1369" w:author="Tim Challman" w:date="2019-03-09T09:55:00Z">
                                <w:rPr>
                                  <w:rFonts w:ascii="Cambria Math" w:hAnsi="Cambria Math"/>
                                </w:rPr>
                              </w:rPrChange>
                            </w:rPr>
                            <m:t>β</m:t>
                          </m:r>
                        </m:e>
                      </m:groupChr>
                    </m:e>
                    <m:sub>
                      <m:r>
                        <m:rPr>
                          <m:sty m:val="p"/>
                        </m:rPr>
                        <w:rPr>
                          <w:rFonts w:ascii="Cambria Math" w:hAnsi="Cambria Math"/>
                          <w:lang w:val="en-GB"/>
                          <w:rPrChange w:id="1370" w:author="Tim Challman" w:date="2019-03-09T09:55:00Z">
                            <w:rPr>
                              <w:rFonts w:ascii="Cambria Math" w:hAnsi="Cambria Math"/>
                            </w:rPr>
                          </w:rPrChange>
                        </w:rPr>
                        <m:t>ijklr</m:t>
                      </m:r>
                    </m:sub>
                  </m:sSub>
                </m:e>
              </m:d>
            </m:e>
          </m:d>
          <m:r>
            <w:rPr>
              <w:rFonts w:ascii="Cambria Math" w:hAnsi="Cambria Math"/>
              <w:lang w:val="en-GB"/>
              <w:rPrChange w:id="1371" w:author="Tim Challman" w:date="2019-03-09T09:55:00Z">
                <w:rPr>
                  <w:rFonts w:ascii="Cambria Math" w:hAnsi="Cambria Math"/>
                </w:rPr>
              </w:rPrChange>
            </w:rPr>
            <m:t>+1</m:t>
          </m:r>
        </m:oMath>
      </m:oMathPara>
    </w:p>
    <w:p w14:paraId="5EF5D094" w14:textId="77777777" w:rsidR="0096095D" w:rsidRPr="00A26112" w:rsidRDefault="00CF708D">
      <w:pPr>
        <w:pStyle w:val="BodyText"/>
        <w:rPr>
          <w:lang w:val="en-GB"/>
          <w:rPrChange w:id="1372" w:author="Tim Challman" w:date="2019-03-09T09:55:00Z">
            <w:rPr/>
          </w:rPrChange>
        </w:rPr>
      </w:pPr>
      <w:r w:rsidRPr="00A26112">
        <w:rPr>
          <w:lang w:val="en-GB"/>
          <w:rPrChange w:id="1373" w:author="Tim Challman" w:date="2019-03-09T09:55:00Z">
            <w:rPr/>
          </w:rPrChange>
        </w:rPr>
        <w:t xml:space="preserve">Thus there are 32 (designs) </w:t>
      </w:r>
      <m:oMath>
        <m:r>
          <w:rPr>
            <w:rFonts w:ascii="Cambria Math" w:hAnsi="Cambria Math"/>
            <w:lang w:val="en-GB"/>
            <w:rPrChange w:id="1374" w:author="Tim Challman" w:date="2019-03-09T09:55:00Z">
              <w:rPr>
                <w:rFonts w:ascii="Cambria Math" w:hAnsi="Cambria Math"/>
              </w:rPr>
            </w:rPrChange>
          </w:rPr>
          <m:t>×</m:t>
        </m:r>
      </m:oMath>
      <w:r w:rsidRPr="00A26112">
        <w:rPr>
          <w:lang w:val="en-GB"/>
          <w:rPrChange w:id="1375" w:author="Tim Challman" w:date="2019-03-09T09:55:00Z">
            <w:rPr/>
          </w:rPrChange>
        </w:rPr>
        <w:t xml:space="preserve"> 5 (methods) </w:t>
      </w:r>
      <m:oMath>
        <m:r>
          <w:rPr>
            <w:rFonts w:ascii="Cambria Math" w:hAnsi="Cambria Math"/>
            <w:lang w:val="en-GB"/>
            <w:rPrChange w:id="1376" w:author="Tim Challman" w:date="2019-03-09T09:55:00Z">
              <w:rPr>
                <w:rFonts w:ascii="Cambria Math" w:hAnsi="Cambria Math"/>
              </w:rPr>
            </w:rPrChange>
          </w:rPr>
          <m:t>×</m:t>
        </m:r>
      </m:oMath>
      <w:r w:rsidRPr="00A26112">
        <w:rPr>
          <w:lang w:val="en-GB"/>
          <w:rPrChange w:id="1377" w:author="Tim Challman" w:date="2019-03-09T09:55:00Z">
            <w:rPr/>
          </w:rPrChange>
        </w:rPr>
        <w:t xml:space="preserve"> 11 (number of components) </w:t>
      </w:r>
      <m:oMath>
        <m:r>
          <w:rPr>
            <w:rFonts w:ascii="Cambria Math" w:hAnsi="Cambria Math"/>
            <w:lang w:val="en-GB"/>
            <w:rPrChange w:id="1378" w:author="Tim Challman" w:date="2019-03-09T09:55:00Z">
              <w:rPr>
                <w:rFonts w:ascii="Cambria Math" w:hAnsi="Cambria Math"/>
              </w:rPr>
            </w:rPrChange>
          </w:rPr>
          <m:t>×</m:t>
        </m:r>
      </m:oMath>
      <w:r w:rsidRPr="00A26112">
        <w:rPr>
          <w:lang w:val="en-GB"/>
          <w:rPrChange w:id="1379" w:author="Tim Challman" w:date="2019-03-09T09:55:00Z">
            <w:rPr/>
          </w:rPrChange>
        </w:rPr>
        <w:t xml:space="preserve"> 50 (replications), i.e. 88000 observations corresponding to the response variables from </w:t>
      </w:r>
      <w:r w:rsidRPr="00A26112">
        <w:rPr>
          <w:rStyle w:val="VerbatimChar"/>
          <w:lang w:val="en-GB"/>
          <w:rPrChange w:id="1380" w:author="Tim Challman" w:date="2019-03-09T09:55:00Z">
            <w:rPr>
              <w:rStyle w:val="VerbatimChar"/>
            </w:rPr>
          </w:rPrChange>
        </w:rPr>
        <w:t>Y1</w:t>
      </w:r>
      <w:r w:rsidRPr="00A26112">
        <w:rPr>
          <w:lang w:val="en-GB"/>
          <w:rPrChange w:id="1381" w:author="Tim Challman" w:date="2019-03-09T09:55:00Z">
            <w:rPr/>
          </w:rPrChange>
        </w:rPr>
        <w:t xml:space="preserve"> to </w:t>
      </w:r>
      <w:r w:rsidRPr="00A26112">
        <w:rPr>
          <w:rStyle w:val="VerbatimChar"/>
          <w:lang w:val="en-GB"/>
          <w:rPrChange w:id="1382" w:author="Tim Challman" w:date="2019-03-09T09:55:00Z">
            <w:rPr>
              <w:rStyle w:val="VerbatimChar"/>
            </w:rPr>
          </w:rPrChange>
        </w:rPr>
        <w:t>Y4</w:t>
      </w:r>
      <w:r w:rsidRPr="00A26112">
        <w:rPr>
          <w:lang w:val="en-GB"/>
          <w:rPrChange w:id="1383" w:author="Tim Challman" w:date="2019-03-09T09:55:00Z">
            <w:rPr/>
          </w:rPrChange>
        </w:rPr>
        <w:t>.</w:t>
      </w:r>
    </w:p>
    <w:p w14:paraId="174FA206" w14:textId="77777777" w:rsidR="0096095D" w:rsidRPr="00A26112" w:rsidRDefault="00CF708D">
      <w:pPr>
        <w:pStyle w:val="BodyText"/>
        <w:rPr>
          <w:lang w:val="en-GB"/>
          <w:rPrChange w:id="1384" w:author="Tim Challman" w:date="2019-03-09T09:55:00Z">
            <w:rPr/>
          </w:rPrChange>
        </w:rPr>
      </w:pPr>
      <w:r w:rsidRPr="00A26112">
        <w:rPr>
          <w:lang w:val="en-GB"/>
          <w:rPrChange w:id="1385" w:author="Tim Challman" w:date="2019-03-09T09:55:00Z">
            <w:rPr/>
          </w:rPrChange>
        </w:rPr>
        <w:t xml:space="preserve">Since our discussions focus on the average minimum prediction error that a method can obtain and the average number of components they use to get the minimum </w:t>
      </w:r>
      <w:del w:id="1386" w:author="Tim Challman" w:date="2019-03-08T13:25:00Z">
        <w:r w:rsidRPr="00A26112" w:rsidDel="00A52EAC">
          <w:rPr>
            <w:lang w:val="en-GB"/>
            <w:rPrChange w:id="1387" w:author="Tim Challman" w:date="2019-03-09T09:55:00Z">
              <w:rPr/>
            </w:rPrChange>
          </w:rPr>
          <w:delText>prediciton</w:delText>
        </w:r>
      </w:del>
      <w:ins w:id="1388" w:author="Tim Challman" w:date="2019-03-08T13:25:00Z">
        <w:r w:rsidR="00A52EAC" w:rsidRPr="00A26112">
          <w:rPr>
            <w:lang w:val="en-GB"/>
            <w:rPrChange w:id="1389" w:author="Tim Challman" w:date="2019-03-09T09:55:00Z">
              <w:rPr/>
            </w:rPrChange>
          </w:rPr>
          <w:t>prediction</w:t>
        </w:r>
      </w:ins>
      <w:r w:rsidRPr="00A26112">
        <w:rPr>
          <w:lang w:val="en-GB"/>
          <w:rPrChange w:id="1390" w:author="Tim Challman" w:date="2019-03-09T09:55:00Z">
            <w:rPr/>
          </w:rPrChange>
        </w:rPr>
        <w:t xml:space="preserve"> error in each replicate</w:t>
      </w:r>
      <w:del w:id="1391" w:author="Tim Challman" w:date="2019-03-09T09:19:00Z">
        <w:r w:rsidRPr="00A26112" w:rsidDel="00642EC1">
          <w:rPr>
            <w:lang w:val="en-GB"/>
            <w:rPrChange w:id="1392" w:author="Tim Challman" w:date="2019-03-09T09:55:00Z">
              <w:rPr/>
            </w:rPrChange>
          </w:rPr>
          <w:delText>s</w:delText>
        </w:r>
      </w:del>
      <w:r w:rsidRPr="00A26112">
        <w:rPr>
          <w:lang w:val="en-GB"/>
          <w:rPrChange w:id="1393" w:author="Tim Challman" w:date="2019-03-09T09:55:00Z">
            <w:rPr/>
          </w:rPrChange>
        </w:rPr>
        <w:t xml:space="preserve">, the dataset discussed above is summarized </w:t>
      </w:r>
      <w:del w:id="1394" w:author="Tim Challman" w:date="2019-03-09T09:20:00Z">
        <w:r w:rsidRPr="00A26112" w:rsidDel="00642EC1">
          <w:rPr>
            <w:lang w:val="en-GB"/>
            <w:rPrChange w:id="1395" w:author="Tim Challman" w:date="2019-03-09T09:55:00Z">
              <w:rPr/>
            </w:rPrChange>
          </w:rPr>
          <w:delText>to construct</w:delText>
        </w:r>
      </w:del>
      <w:ins w:id="1396" w:author="Tim Challman" w:date="2019-03-09T09:20:00Z">
        <w:r w:rsidR="00642EC1" w:rsidRPr="00A26112">
          <w:rPr>
            <w:lang w:val="en-GB"/>
            <w:rPrChange w:id="1397" w:author="Tim Challman" w:date="2019-03-09T09:55:00Z">
              <w:rPr/>
            </w:rPrChange>
          </w:rPr>
          <w:t>as constructing</w:t>
        </w:r>
      </w:ins>
      <w:r w:rsidRPr="00A26112">
        <w:rPr>
          <w:lang w:val="en-GB"/>
          <w:rPrChange w:id="1398" w:author="Tim Challman" w:date="2019-03-09T09:55:00Z">
            <w:rPr/>
          </w:rPrChange>
        </w:rPr>
        <w:t xml:space="preserve"> </w:t>
      </w:r>
      <w:ins w:id="1399" w:author="Tim Challman" w:date="2019-03-09T09:19:00Z">
        <w:r w:rsidR="00642EC1" w:rsidRPr="00A26112">
          <w:rPr>
            <w:lang w:val="en-GB"/>
            <w:rPrChange w:id="1400" w:author="Tim Challman" w:date="2019-03-09T09:55:00Z">
              <w:rPr/>
            </w:rPrChange>
          </w:rPr>
          <w:t xml:space="preserve">the </w:t>
        </w:r>
      </w:ins>
      <w:r w:rsidRPr="00A26112">
        <w:rPr>
          <w:lang w:val="en-GB"/>
          <w:rPrChange w:id="1401" w:author="Tim Challman" w:date="2019-03-09T09:55:00Z">
            <w:rPr/>
          </w:rPrChange>
        </w:rPr>
        <w:t xml:space="preserve">following two smaller datasets. Let us call them </w:t>
      </w:r>
      <w:r w:rsidRPr="00A26112">
        <w:rPr>
          <w:i/>
          <w:lang w:val="en-GB"/>
          <w:rPrChange w:id="1402" w:author="Tim Challman" w:date="2019-03-09T09:55:00Z">
            <w:rPr>
              <w:i/>
            </w:rPr>
          </w:rPrChange>
        </w:rPr>
        <w:t>Error Dataset</w:t>
      </w:r>
      <w:r w:rsidRPr="00A26112">
        <w:rPr>
          <w:lang w:val="en-GB"/>
          <w:rPrChange w:id="1403" w:author="Tim Challman" w:date="2019-03-09T09:55:00Z">
            <w:rPr/>
          </w:rPrChange>
        </w:rPr>
        <w:t xml:space="preserve"> and </w:t>
      </w:r>
      <w:r w:rsidRPr="00A26112">
        <w:rPr>
          <w:i/>
          <w:lang w:val="en-GB"/>
          <w:rPrChange w:id="1404" w:author="Tim Challman" w:date="2019-03-09T09:55:00Z">
            <w:rPr>
              <w:i/>
            </w:rPr>
          </w:rPrChange>
        </w:rPr>
        <w:t>Component Dataset</w:t>
      </w:r>
      <w:r w:rsidRPr="00A26112">
        <w:rPr>
          <w:lang w:val="en-GB"/>
          <w:rPrChange w:id="1405" w:author="Tim Challman" w:date="2019-03-09T09:55:00Z">
            <w:rPr/>
          </w:rPrChange>
        </w:rPr>
        <w:t>.</w:t>
      </w:r>
    </w:p>
    <w:p w14:paraId="65077501" w14:textId="77777777" w:rsidR="0096095D" w:rsidRPr="00A26112" w:rsidRDefault="00CF708D">
      <w:pPr>
        <w:pStyle w:val="DefinitionTerm"/>
        <w:rPr>
          <w:lang w:val="en-GB"/>
          <w:rPrChange w:id="1406" w:author="Tim Challman" w:date="2019-03-09T09:55:00Z">
            <w:rPr/>
          </w:rPrChange>
        </w:rPr>
      </w:pPr>
      <w:r w:rsidRPr="00A26112">
        <w:rPr>
          <w:i/>
          <w:lang w:val="en-GB"/>
          <w:rPrChange w:id="1407" w:author="Tim Challman" w:date="2019-03-09T09:55:00Z">
            <w:rPr>
              <w:i/>
            </w:rPr>
          </w:rPrChange>
        </w:rPr>
        <w:t>Error Dataset</w:t>
      </w:r>
      <w:r w:rsidRPr="00A26112">
        <w:rPr>
          <w:lang w:val="en-GB"/>
          <w:rPrChange w:id="1408" w:author="Tim Challman" w:date="2019-03-09T09:55:00Z">
            <w:rPr/>
          </w:rPrChange>
        </w:rPr>
        <w:t>:</w:t>
      </w:r>
    </w:p>
    <w:p w14:paraId="6A20835F" w14:textId="77777777" w:rsidR="0096095D" w:rsidRPr="00A26112" w:rsidRDefault="00CF708D">
      <w:pPr>
        <w:pStyle w:val="Definition"/>
        <w:rPr>
          <w:lang w:val="en-GB"/>
          <w:rPrChange w:id="1409" w:author="Tim Challman" w:date="2019-03-09T09:55:00Z">
            <w:rPr/>
          </w:rPrChange>
        </w:rPr>
      </w:pPr>
      <w:r w:rsidRPr="00A26112">
        <w:rPr>
          <w:lang w:val="en-GB"/>
          <w:rPrChange w:id="1410" w:author="Tim Challman" w:date="2019-03-09T09:55:00Z">
            <w:rPr/>
          </w:rPrChange>
        </w:rPr>
        <w:t>For each prediction method, design and response, an average prediction error is computed over all replicates for each component</w:t>
      </w:r>
      <w:del w:id="1411" w:author="Tim Challman" w:date="2019-03-09T09:20:00Z">
        <w:r w:rsidRPr="00A26112" w:rsidDel="00642EC1">
          <w:rPr>
            <w:lang w:val="en-GB"/>
            <w:rPrChange w:id="1412" w:author="Tim Challman" w:date="2019-03-09T09:55:00Z">
              <w:rPr/>
            </w:rPrChange>
          </w:rPr>
          <w:delText>s</w:delText>
        </w:r>
      </w:del>
      <w:r w:rsidRPr="00A26112">
        <w:rPr>
          <w:lang w:val="en-GB"/>
          <w:rPrChange w:id="1413" w:author="Tim Challman" w:date="2019-03-09T09:55:00Z">
            <w:rPr/>
          </w:rPrChange>
        </w:rPr>
        <w:t>. Next, a component that gives the minimum of this average prediction error is selected, i.e.,</w:t>
      </w:r>
    </w:p>
    <w:p w14:paraId="7C5CD5CF" w14:textId="77777777" w:rsidR="003F0D48" w:rsidRPr="00A26112" w:rsidRDefault="00675228" w:rsidP="003F0D48">
      <w:pPr>
        <w:spacing w:after="0" w:line="240" w:lineRule="auto"/>
        <w:jc w:val="left"/>
        <w:rPr>
          <w:rFonts w:ascii="Times New Roman" w:eastAsia="Times New Roman" w:hAnsi="Times New Roman" w:cs="Times New Roman"/>
          <w:lang w:val="en-GB" w:bidi="ne-NP"/>
          <w:rPrChange w:id="1414" w:author="Tim Challman" w:date="2019-03-09T09:55:00Z">
            <w:rPr>
              <w:rFonts w:ascii="Times New Roman" w:eastAsia="Times New Roman" w:hAnsi="Times New Roman" w:cs="Times New Roman"/>
              <w:lang w:bidi="ne-NP"/>
            </w:rPr>
          </w:rPrChange>
        </w:rPr>
      </w:pPr>
      <m:oMathPara>
        <m:oMathParaPr>
          <m:jc m:val="center"/>
        </m:oMathParaPr>
        <m:oMath>
          <m:sSub>
            <m:sSubPr>
              <m:ctrlPr>
                <w:rPr>
                  <w:rFonts w:ascii="Cambria Math" w:eastAsia="Times New Roman" w:hAnsi="Cambria Math" w:cs="Times New Roman"/>
                  <w:i/>
                  <w:color w:val="333333"/>
                  <w:sz w:val="28"/>
                  <w:szCs w:val="28"/>
                  <w:lang w:val="en-GB" w:bidi="ne-NP"/>
                </w:rPr>
              </m:ctrlPr>
            </m:sSubPr>
            <m:e>
              <m:r>
                <w:rPr>
                  <w:rFonts w:ascii="Cambria Math" w:eastAsia="Times New Roman" w:hAnsi="Cambria Math" w:cs="Times New Roman"/>
                  <w:color w:val="333333"/>
                  <w:sz w:val="28"/>
                  <w:szCs w:val="28"/>
                  <w:lang w:val="en-GB" w:bidi="ne-NP"/>
                  <w:rPrChange w:id="1415" w:author="Tim Challman" w:date="2019-03-09T09:55:00Z">
                    <w:rPr>
                      <w:rFonts w:ascii="Cambria Math" w:eastAsia="Times New Roman" w:hAnsi="Cambria Math" w:cs="Times New Roman"/>
                      <w:color w:val="333333"/>
                      <w:sz w:val="28"/>
                      <w:szCs w:val="28"/>
                      <w:lang w:bidi="ne-NP"/>
                    </w:rPr>
                  </w:rPrChange>
                </w:rPr>
                <m:t>l</m:t>
              </m:r>
            </m:e>
            <m:sub>
              <m:r>
                <w:rPr>
                  <w:rFonts w:ascii="Cambria Math" w:eastAsia="Times New Roman" w:hAnsi="Cambria Math" w:cs="Times New Roman"/>
                  <w:color w:val="333333"/>
                  <w:sz w:val="28"/>
                  <w:szCs w:val="28"/>
                  <w:lang w:val="en-GB" w:bidi="ne-NP"/>
                  <w:rPrChange w:id="1416" w:author="Tim Challman" w:date="2019-03-09T09:55:00Z">
                    <w:rPr>
                      <w:rFonts w:ascii="Cambria Math" w:eastAsia="Times New Roman" w:hAnsi="Cambria Math" w:cs="Times New Roman"/>
                      <w:color w:val="333333"/>
                      <w:sz w:val="28"/>
                      <w:szCs w:val="28"/>
                      <w:lang w:bidi="ne-NP"/>
                    </w:rPr>
                  </w:rPrChange>
                </w:rPr>
                <m:t>∘</m:t>
              </m:r>
            </m:sub>
          </m:sSub>
          <m:r>
            <w:rPr>
              <w:rFonts w:ascii="Cambria Math" w:eastAsia="Times New Roman" w:hAnsi="Cambria Math" w:cs="Times New Roman"/>
              <w:color w:val="333333"/>
              <w:sz w:val="28"/>
              <w:szCs w:val="28"/>
              <w:lang w:val="en-GB" w:bidi="ne-NP"/>
              <w:rPrChange w:id="1417" w:author="Tim Challman" w:date="2019-03-09T09:55:00Z">
                <w:rPr>
                  <w:rFonts w:ascii="Cambria Math" w:eastAsia="Times New Roman" w:hAnsi="Cambria Math" w:cs="Times New Roman"/>
                  <w:color w:val="333333"/>
                  <w:sz w:val="28"/>
                  <w:szCs w:val="28"/>
                  <w:lang w:bidi="ne-NP"/>
                </w:rPr>
              </w:rPrChange>
            </w:rPr>
            <m:t xml:space="preserve">= </m:t>
          </m:r>
          <m:func>
            <m:funcPr>
              <m:ctrlPr>
                <w:rPr>
                  <w:rFonts w:ascii="Cambria Math" w:eastAsia="Times New Roman" w:hAnsi="Cambria Math" w:cs="Times New Roman"/>
                  <w:i/>
                  <w:color w:val="333333"/>
                  <w:sz w:val="28"/>
                  <w:szCs w:val="28"/>
                  <w:lang w:val="en-GB" w:bidi="ne-NP"/>
                </w:rPr>
              </m:ctrlPr>
            </m:funcPr>
            <m:fName>
              <m:limLow>
                <m:limLowPr>
                  <m:ctrlPr>
                    <w:rPr>
                      <w:rFonts w:ascii="Cambria Math" w:eastAsia="Times New Roman" w:hAnsi="Cambria Math" w:cs="Times New Roman"/>
                      <w:i/>
                      <w:color w:val="333333"/>
                      <w:sz w:val="28"/>
                      <w:szCs w:val="28"/>
                      <w:lang w:val="en-GB" w:bidi="ne-NP"/>
                    </w:rPr>
                  </m:ctrlPr>
                </m:limLowPr>
                <m:e>
                  <m:r>
                    <m:rPr>
                      <m:sty m:val="p"/>
                    </m:rPr>
                    <w:rPr>
                      <w:rFonts w:ascii="Cambria Math" w:eastAsia="Times New Roman" w:hAnsi="Cambria Math" w:cs="Times New Roman"/>
                      <w:color w:val="333333"/>
                      <w:sz w:val="28"/>
                      <w:szCs w:val="28"/>
                      <w:lang w:val="en-GB"/>
                      <w:rPrChange w:id="1418" w:author="Tim Challman" w:date="2019-03-09T09:55:00Z">
                        <w:rPr>
                          <w:rFonts w:ascii="Cambria Math" w:eastAsia="Times New Roman" w:hAnsi="Cambria Math" w:cs="Times New Roman"/>
                          <w:color w:val="333333"/>
                          <w:sz w:val="28"/>
                          <w:szCs w:val="28"/>
                        </w:rPr>
                      </w:rPrChange>
                    </w:rPr>
                    <m:t>argmin</m:t>
                  </m:r>
                </m:e>
                <m:lim>
                  <m:r>
                    <w:rPr>
                      <w:rFonts w:ascii="Cambria Math" w:eastAsia="Times New Roman" w:hAnsi="Cambria Math" w:cs="Times New Roman"/>
                      <w:color w:val="333333"/>
                      <w:sz w:val="28"/>
                      <w:szCs w:val="28"/>
                      <w:lang w:val="en-GB" w:bidi="ne-NP"/>
                      <w:rPrChange w:id="1419" w:author="Tim Challman" w:date="2019-03-09T09:55:00Z">
                        <w:rPr>
                          <w:rFonts w:ascii="Cambria Math" w:eastAsia="Times New Roman" w:hAnsi="Cambria Math" w:cs="Times New Roman"/>
                          <w:color w:val="333333"/>
                          <w:sz w:val="28"/>
                          <w:szCs w:val="28"/>
                          <w:lang w:bidi="ne-NP"/>
                        </w:rPr>
                      </w:rPrChange>
                    </w:rPr>
                    <m:t>l</m:t>
                  </m:r>
                </m:lim>
              </m:limLow>
            </m:fName>
            <m:e>
              <m:d>
                <m:dPr>
                  <m:begChr m:val="["/>
                  <m:endChr m:val="]"/>
                  <m:ctrlPr>
                    <w:rPr>
                      <w:rFonts w:ascii="Cambria Math" w:eastAsia="Times New Roman" w:hAnsi="Cambria Math" w:cs="Times New Roman"/>
                      <w:i/>
                      <w:color w:val="333333"/>
                      <w:sz w:val="28"/>
                      <w:szCs w:val="28"/>
                      <w:lang w:val="en-GB" w:bidi="ne-NP"/>
                    </w:rPr>
                  </m:ctrlPr>
                </m:dPr>
                <m:e>
                  <m:f>
                    <m:fPr>
                      <m:ctrlPr>
                        <w:rPr>
                          <w:rFonts w:ascii="Cambria Math" w:eastAsia="Times New Roman" w:hAnsi="Cambria Math" w:cs="Times New Roman"/>
                          <w:i/>
                          <w:color w:val="333333"/>
                          <w:sz w:val="28"/>
                          <w:szCs w:val="28"/>
                          <w:lang w:val="en-GB" w:bidi="ne-NP"/>
                        </w:rPr>
                      </m:ctrlPr>
                    </m:fPr>
                    <m:num>
                      <m:r>
                        <w:rPr>
                          <w:rFonts w:ascii="Cambria Math" w:eastAsia="Times New Roman" w:hAnsi="Cambria Math" w:cs="Times New Roman"/>
                          <w:color w:val="333333"/>
                          <w:sz w:val="28"/>
                          <w:szCs w:val="28"/>
                          <w:lang w:val="en-GB" w:bidi="ne-NP"/>
                          <w:rPrChange w:id="1420" w:author="Tim Challman" w:date="2019-03-09T09:55:00Z">
                            <w:rPr>
                              <w:rFonts w:ascii="Cambria Math" w:eastAsia="Times New Roman" w:hAnsi="Cambria Math" w:cs="Times New Roman"/>
                              <w:color w:val="333333"/>
                              <w:sz w:val="28"/>
                              <w:szCs w:val="28"/>
                              <w:lang w:bidi="ne-NP"/>
                            </w:rPr>
                          </w:rPrChange>
                        </w:rPr>
                        <m:t>1</m:t>
                      </m:r>
                    </m:num>
                    <m:den>
                      <m:r>
                        <w:rPr>
                          <w:rFonts w:ascii="Cambria Math" w:eastAsia="Times New Roman" w:hAnsi="Cambria Math" w:cs="Times New Roman"/>
                          <w:color w:val="333333"/>
                          <w:sz w:val="28"/>
                          <w:szCs w:val="28"/>
                          <w:lang w:val="en-GB" w:bidi="ne-NP"/>
                          <w:rPrChange w:id="1421" w:author="Tim Challman" w:date="2019-03-09T09:55:00Z">
                            <w:rPr>
                              <w:rFonts w:ascii="Cambria Math" w:eastAsia="Times New Roman" w:hAnsi="Cambria Math" w:cs="Times New Roman"/>
                              <w:color w:val="333333"/>
                              <w:sz w:val="28"/>
                              <w:szCs w:val="28"/>
                              <w:lang w:bidi="ne-NP"/>
                            </w:rPr>
                          </w:rPrChange>
                        </w:rPr>
                        <m:t>50</m:t>
                      </m:r>
                    </m:den>
                  </m:f>
                  <m:nary>
                    <m:naryPr>
                      <m:chr m:val="∑"/>
                      <m:limLoc m:val="undOvr"/>
                      <m:ctrlPr>
                        <w:rPr>
                          <w:rFonts w:ascii="Cambria Math" w:eastAsia="Times New Roman" w:hAnsi="Cambria Math" w:cs="Times New Roman"/>
                          <w:i/>
                          <w:color w:val="333333"/>
                          <w:sz w:val="28"/>
                          <w:szCs w:val="28"/>
                          <w:lang w:val="en-GB" w:bidi="ne-NP"/>
                        </w:rPr>
                      </m:ctrlPr>
                    </m:naryPr>
                    <m:sub>
                      <m:r>
                        <w:rPr>
                          <w:rFonts w:ascii="Cambria Math" w:eastAsia="Times New Roman" w:hAnsi="Cambria Math" w:cs="Times New Roman"/>
                          <w:color w:val="333333"/>
                          <w:sz w:val="28"/>
                          <w:szCs w:val="28"/>
                          <w:lang w:val="en-GB" w:bidi="ne-NP"/>
                          <w:rPrChange w:id="1422" w:author="Tim Challman" w:date="2019-03-09T09:55:00Z">
                            <w:rPr>
                              <w:rFonts w:ascii="Cambria Math" w:eastAsia="Times New Roman" w:hAnsi="Cambria Math" w:cs="Times New Roman"/>
                              <w:color w:val="333333"/>
                              <w:sz w:val="28"/>
                              <w:szCs w:val="28"/>
                              <w:lang w:bidi="ne-NP"/>
                            </w:rPr>
                          </w:rPrChange>
                        </w:rPr>
                        <m:t>i=1</m:t>
                      </m:r>
                    </m:sub>
                    <m:sup>
                      <m:r>
                        <w:rPr>
                          <w:rFonts w:ascii="Cambria Math" w:eastAsia="Times New Roman" w:hAnsi="Cambria Math" w:cs="Times New Roman"/>
                          <w:color w:val="333333"/>
                          <w:sz w:val="28"/>
                          <w:szCs w:val="28"/>
                          <w:lang w:val="en-GB" w:bidi="ne-NP"/>
                          <w:rPrChange w:id="1423" w:author="Tim Challman" w:date="2019-03-09T09:55:00Z">
                            <w:rPr>
                              <w:rFonts w:ascii="Cambria Math" w:eastAsia="Times New Roman" w:hAnsi="Cambria Math" w:cs="Times New Roman"/>
                              <w:color w:val="333333"/>
                              <w:sz w:val="28"/>
                              <w:szCs w:val="28"/>
                              <w:lang w:bidi="ne-NP"/>
                            </w:rPr>
                          </w:rPrChange>
                        </w:rPr>
                        <m:t>50</m:t>
                      </m:r>
                    </m:sup>
                    <m:e>
                      <m:sSub>
                        <m:sSubPr>
                          <m:ctrlPr>
                            <w:rPr>
                              <w:rFonts w:ascii="Cambria Math" w:eastAsia="Times New Roman" w:hAnsi="Cambria Math" w:cs="Times New Roman"/>
                              <w:i/>
                              <w:color w:val="333333"/>
                              <w:sz w:val="28"/>
                              <w:szCs w:val="28"/>
                              <w:lang w:val="en-GB" w:bidi="ne-NP"/>
                            </w:rPr>
                          </m:ctrlPr>
                        </m:sSubPr>
                        <m:e>
                          <m:d>
                            <m:dPr>
                              <m:ctrlPr>
                                <w:rPr>
                                  <w:rFonts w:ascii="Cambria Math" w:eastAsia="Times New Roman" w:hAnsi="Cambria Math" w:cs="Times New Roman"/>
                                  <w:i/>
                                  <w:color w:val="333333"/>
                                  <w:sz w:val="28"/>
                                  <w:szCs w:val="28"/>
                                  <w:lang w:val="en-GB" w:bidi="ne-NP"/>
                                </w:rPr>
                              </m:ctrlPr>
                            </m:dPr>
                            <m:e>
                              <m:r>
                                <m:rPr>
                                  <m:scr m:val="script"/>
                                </m:rPr>
                                <w:rPr>
                                  <w:rFonts w:ascii="Cambria Math" w:eastAsia="Times New Roman" w:hAnsi="Cambria Math" w:cs="Times New Roman"/>
                                  <w:color w:val="333333"/>
                                  <w:sz w:val="28"/>
                                  <w:szCs w:val="28"/>
                                  <w:lang w:val="en-GB" w:bidi="ne-NP"/>
                                  <w:rPrChange w:id="1424" w:author="Tim Challman" w:date="2019-03-09T09:55:00Z">
                                    <w:rPr>
                                      <w:rFonts w:ascii="Cambria Math" w:eastAsia="Times New Roman" w:hAnsi="Cambria Math" w:cs="Times New Roman"/>
                                      <w:color w:val="333333"/>
                                      <w:sz w:val="28"/>
                                      <w:szCs w:val="28"/>
                                      <w:lang w:bidi="ne-NP"/>
                                    </w:rPr>
                                  </w:rPrChange>
                                </w:rPr>
                                <m:t>P</m:t>
                              </m:r>
                              <m:sSub>
                                <m:sSubPr>
                                  <m:ctrlPr>
                                    <w:rPr>
                                      <w:rFonts w:ascii="Cambria Math" w:eastAsia="Times New Roman" w:hAnsi="Cambria Math" w:cs="Times New Roman"/>
                                      <w:i/>
                                      <w:color w:val="333333"/>
                                      <w:sz w:val="28"/>
                                      <w:szCs w:val="28"/>
                                      <w:lang w:val="en-GB" w:bidi="ne-NP"/>
                                    </w:rPr>
                                  </m:ctrlPr>
                                </m:sSubPr>
                                <m:e>
                                  <m:r>
                                    <m:rPr>
                                      <m:scr m:val="script"/>
                                    </m:rPr>
                                    <w:rPr>
                                      <w:rFonts w:ascii="Cambria Math" w:eastAsia="Times New Roman" w:hAnsi="Cambria Math" w:cs="Times New Roman"/>
                                      <w:color w:val="333333"/>
                                      <w:sz w:val="28"/>
                                      <w:szCs w:val="28"/>
                                      <w:lang w:val="en-GB" w:bidi="ne-NP"/>
                                      <w:rPrChange w:id="1425" w:author="Tim Challman" w:date="2019-03-09T09:55:00Z">
                                        <w:rPr>
                                          <w:rFonts w:ascii="Cambria Math" w:eastAsia="Times New Roman" w:hAnsi="Cambria Math" w:cs="Times New Roman"/>
                                          <w:color w:val="333333"/>
                                          <w:sz w:val="28"/>
                                          <w:szCs w:val="28"/>
                                          <w:lang w:bidi="ne-NP"/>
                                        </w:rPr>
                                      </w:rPrChange>
                                    </w:rPr>
                                    <m:t>E</m:t>
                                  </m:r>
                                </m:e>
                                <m:sub>
                                  <m:r>
                                    <w:rPr>
                                      <w:rFonts w:ascii="Cambria Math" w:eastAsia="Times New Roman" w:hAnsi="Cambria Math" w:cs="Times New Roman"/>
                                      <w:color w:val="333333"/>
                                      <w:sz w:val="28"/>
                                      <w:szCs w:val="28"/>
                                      <w:lang w:val="en-GB" w:bidi="ne-NP"/>
                                      <w:rPrChange w:id="1426" w:author="Tim Challman" w:date="2019-03-09T09:55:00Z">
                                        <w:rPr>
                                          <w:rFonts w:ascii="Cambria Math" w:eastAsia="Times New Roman" w:hAnsi="Cambria Math" w:cs="Times New Roman"/>
                                          <w:color w:val="333333"/>
                                          <w:sz w:val="28"/>
                                          <w:szCs w:val="28"/>
                                          <w:lang w:bidi="ne-NP"/>
                                        </w:rPr>
                                      </w:rPrChange>
                                    </w:rPr>
                                    <m:t>∘</m:t>
                                  </m:r>
                                </m:sub>
                              </m:sSub>
                            </m:e>
                          </m:d>
                        </m:e>
                        <m:sub>
                          <m:r>
                            <w:rPr>
                              <w:rFonts w:ascii="Cambria Math" w:eastAsia="Times New Roman" w:hAnsi="Cambria Math" w:cs="Times New Roman"/>
                              <w:color w:val="333333"/>
                              <w:sz w:val="28"/>
                              <w:szCs w:val="28"/>
                              <w:lang w:val="en-GB" w:bidi="ne-NP"/>
                              <w:rPrChange w:id="1427" w:author="Tim Challman" w:date="2019-03-09T09:55:00Z">
                                <w:rPr>
                                  <w:rFonts w:ascii="Cambria Math" w:eastAsia="Times New Roman" w:hAnsi="Cambria Math" w:cs="Times New Roman"/>
                                  <w:color w:val="333333"/>
                                  <w:sz w:val="28"/>
                                  <w:szCs w:val="28"/>
                                  <w:lang w:bidi="ne-NP"/>
                                </w:rPr>
                              </w:rPrChange>
                            </w:rPr>
                            <m:t>ijklr</m:t>
                          </m:r>
                        </m:sub>
                      </m:sSub>
                    </m:e>
                  </m:nary>
                </m:e>
              </m:d>
            </m:e>
          </m:func>
          <m:r>
            <w:rPr>
              <w:rFonts w:ascii="Cambria Math" w:hAnsi="Cambria Math"/>
              <w:lang w:val="en-GB"/>
              <w:rPrChange w:id="1428" w:author="Tim Challman" w:date="2019-03-09T09:55:00Z">
                <w:rPr>
                  <w:rFonts w:ascii="Cambria Math" w:hAnsi="Cambria Math"/>
                </w:rPr>
              </w:rPrChange>
            </w:rPr>
            <m:t>  (9)</m:t>
          </m:r>
        </m:oMath>
      </m:oMathPara>
    </w:p>
    <w:p w14:paraId="10836189" w14:textId="77777777" w:rsidR="00642EC1" w:rsidRPr="00A26112" w:rsidRDefault="00642EC1">
      <w:pPr>
        <w:pStyle w:val="Definition"/>
        <w:rPr>
          <w:ins w:id="1429" w:author="Tim Challman" w:date="2019-03-09T09:20:00Z"/>
          <w:lang w:val="en-GB"/>
          <w:rPrChange w:id="1430" w:author="Tim Challman" w:date="2019-03-09T09:55:00Z">
            <w:rPr>
              <w:ins w:id="1431" w:author="Tim Challman" w:date="2019-03-09T09:20:00Z"/>
            </w:rPr>
          </w:rPrChange>
        </w:rPr>
      </w:pPr>
    </w:p>
    <w:p w14:paraId="1B4177A6" w14:textId="77777777" w:rsidR="0096095D" w:rsidRPr="00A26112" w:rsidRDefault="00CF708D">
      <w:pPr>
        <w:pStyle w:val="Definition"/>
        <w:rPr>
          <w:lang w:val="en-GB"/>
          <w:rPrChange w:id="1432" w:author="Tim Challman" w:date="2019-03-09T09:55:00Z">
            <w:rPr/>
          </w:rPrChange>
        </w:rPr>
      </w:pPr>
      <w:r w:rsidRPr="00A26112">
        <w:rPr>
          <w:lang w:val="en-GB"/>
          <w:rPrChange w:id="1433" w:author="Tim Challman" w:date="2019-03-09T09:55:00Z">
            <w:rPr/>
          </w:rPrChange>
        </w:rPr>
        <w:t xml:space="preserve">Using the component </w:t>
      </w:r>
      <m:oMath>
        <m:sSub>
          <m:sSubPr>
            <m:ctrlPr>
              <w:rPr>
                <w:rFonts w:ascii="Cambria Math" w:hAnsi="Cambria Math"/>
                <w:lang w:val="en-GB"/>
              </w:rPr>
            </m:ctrlPr>
          </m:sSubPr>
          <m:e>
            <m:r>
              <w:rPr>
                <w:rFonts w:ascii="Cambria Math" w:hAnsi="Cambria Math"/>
                <w:lang w:val="en-GB"/>
                <w:rPrChange w:id="1434" w:author="Tim Challman" w:date="2019-03-09T09:55:00Z">
                  <w:rPr>
                    <w:rFonts w:ascii="Cambria Math" w:hAnsi="Cambria Math"/>
                  </w:rPr>
                </w:rPrChange>
              </w:rPr>
              <m:t>l</m:t>
            </m:r>
          </m:e>
          <m:sub>
            <m:r>
              <w:rPr>
                <w:rFonts w:ascii="Cambria Math" w:hAnsi="Cambria Math"/>
                <w:lang w:val="en-GB"/>
                <w:rPrChange w:id="1435" w:author="Tim Challman" w:date="2019-03-09T09:55:00Z">
                  <w:rPr>
                    <w:rFonts w:ascii="Cambria Math" w:hAnsi="Cambria Math"/>
                  </w:rPr>
                </w:rPrChange>
              </w:rPr>
              <m:t>∘</m:t>
            </m:r>
          </m:sub>
        </m:sSub>
      </m:oMath>
      <w:r w:rsidRPr="00A26112">
        <w:rPr>
          <w:lang w:val="en-GB"/>
          <w:rPrChange w:id="1436" w:author="Tim Challman" w:date="2019-03-09T09:55:00Z">
            <w:rPr/>
          </w:rPrChange>
        </w:rPr>
        <w:t xml:space="preserve">, a dataset of </w:t>
      </w:r>
      <m:oMath>
        <m:sSub>
          <m:sSubPr>
            <m:ctrlPr>
              <w:rPr>
                <w:rFonts w:ascii="Cambria Math" w:hAnsi="Cambria Math"/>
                <w:lang w:val="en-GB"/>
              </w:rPr>
            </m:ctrlPr>
          </m:sSubPr>
          <m:e>
            <m:d>
              <m:dPr>
                <m:ctrlPr>
                  <w:rPr>
                    <w:rFonts w:ascii="Cambria Math" w:hAnsi="Cambria Math"/>
                    <w:lang w:val="en-GB"/>
                  </w:rPr>
                </m:ctrlPr>
              </m:dPr>
              <m:e>
                <m:sSub>
                  <m:sSubPr>
                    <m:ctrlPr>
                      <w:rPr>
                        <w:rFonts w:ascii="Cambria Math" w:hAnsi="Cambria Math"/>
                        <w:lang w:val="en-GB"/>
                      </w:rPr>
                    </m:ctrlPr>
                  </m:sSubPr>
                  <m:e>
                    <m:r>
                      <m:rPr>
                        <m:scr m:val="script"/>
                        <m:sty m:val="p"/>
                      </m:rPr>
                      <w:rPr>
                        <w:rFonts w:ascii="Cambria Math" w:hAnsi="Cambria Math"/>
                        <w:lang w:val="en-GB"/>
                        <w:rPrChange w:id="1437" w:author="Tim Challman" w:date="2019-03-09T09:55:00Z">
                          <w:rPr>
                            <w:rFonts w:ascii="Cambria Math" w:hAnsi="Cambria Math"/>
                          </w:rPr>
                        </w:rPrChange>
                      </w:rPr>
                      <m:t>PE</m:t>
                    </m:r>
                  </m:e>
                  <m:sub>
                    <m:r>
                      <w:rPr>
                        <w:rFonts w:ascii="Cambria Math" w:hAnsi="Cambria Math"/>
                        <w:lang w:val="en-GB"/>
                        <w:rPrChange w:id="1438" w:author="Tim Challman" w:date="2019-03-09T09:55:00Z">
                          <w:rPr>
                            <w:rFonts w:ascii="Cambria Math" w:hAnsi="Cambria Math"/>
                          </w:rPr>
                        </w:rPrChange>
                      </w:rPr>
                      <m:t>∘</m:t>
                    </m:r>
                  </m:sub>
                </m:sSub>
              </m:e>
            </m:d>
          </m:e>
          <m:sub>
            <m:r>
              <w:rPr>
                <w:rFonts w:ascii="Cambria Math" w:hAnsi="Cambria Math"/>
                <w:lang w:val="en-GB"/>
                <w:rPrChange w:id="1439" w:author="Tim Challman" w:date="2019-03-09T09:55:00Z">
                  <w:rPr>
                    <w:rFonts w:ascii="Cambria Math" w:hAnsi="Cambria Math"/>
                  </w:rPr>
                </w:rPrChange>
              </w:rPr>
              <m:t>ijk</m:t>
            </m:r>
            <m:sSub>
              <m:sSubPr>
                <m:ctrlPr>
                  <w:rPr>
                    <w:rFonts w:ascii="Cambria Math" w:hAnsi="Cambria Math"/>
                    <w:lang w:val="en-GB"/>
                  </w:rPr>
                </m:ctrlPr>
              </m:sSubPr>
              <m:e>
                <m:r>
                  <w:rPr>
                    <w:rFonts w:ascii="Cambria Math" w:hAnsi="Cambria Math"/>
                    <w:lang w:val="en-GB"/>
                    <w:rPrChange w:id="1440" w:author="Tim Challman" w:date="2019-03-09T09:55:00Z">
                      <w:rPr>
                        <w:rFonts w:ascii="Cambria Math" w:hAnsi="Cambria Math"/>
                      </w:rPr>
                    </w:rPrChange>
                  </w:rPr>
                  <m:t>l</m:t>
                </m:r>
              </m:e>
              <m:sub>
                <m:r>
                  <w:rPr>
                    <w:rFonts w:ascii="Cambria Math" w:hAnsi="Cambria Math"/>
                    <w:lang w:val="en-GB"/>
                    <w:rPrChange w:id="1441" w:author="Tim Challman" w:date="2019-03-09T09:55:00Z">
                      <w:rPr>
                        <w:rFonts w:ascii="Cambria Math" w:hAnsi="Cambria Math"/>
                      </w:rPr>
                    </w:rPrChange>
                  </w:rPr>
                  <m:t>∘</m:t>
                </m:r>
              </m:sub>
            </m:sSub>
            <m:r>
              <w:rPr>
                <w:rFonts w:ascii="Cambria Math" w:hAnsi="Cambria Math"/>
                <w:lang w:val="en-GB"/>
                <w:rPrChange w:id="1442" w:author="Tim Challman" w:date="2019-03-09T09:55:00Z">
                  <w:rPr>
                    <w:rFonts w:ascii="Cambria Math" w:hAnsi="Cambria Math"/>
                  </w:rPr>
                </w:rPrChange>
              </w:rPr>
              <m:t>r</m:t>
            </m:r>
          </m:sub>
        </m:sSub>
      </m:oMath>
      <w:r w:rsidRPr="00A26112">
        <w:rPr>
          <w:lang w:val="en-GB"/>
          <w:rPrChange w:id="1443" w:author="Tim Challman" w:date="2019-03-09T09:55:00Z">
            <w:rPr/>
          </w:rPrChange>
        </w:rPr>
        <w:t xml:space="preserve"> is used as the </w:t>
      </w:r>
      <w:r w:rsidRPr="00A26112">
        <w:rPr>
          <w:i/>
          <w:lang w:val="en-GB"/>
          <w:rPrChange w:id="1444" w:author="Tim Challman" w:date="2019-03-09T09:55:00Z">
            <w:rPr>
              <w:i/>
            </w:rPr>
          </w:rPrChange>
        </w:rPr>
        <w:t>Error Dataset</w:t>
      </w:r>
      <w:r w:rsidRPr="00A26112">
        <w:rPr>
          <w:lang w:val="en-GB"/>
          <w:rPrChange w:id="1445" w:author="Tim Challman" w:date="2019-03-09T09:55:00Z">
            <w:rPr/>
          </w:rPrChange>
        </w:rPr>
        <w:t xml:space="preserve">. Let </w:t>
      </w:r>
      <m:oMath>
        <m:sSub>
          <m:sSubPr>
            <m:ctrlPr>
              <w:rPr>
                <w:rFonts w:ascii="Cambria Math" w:hAnsi="Cambria Math"/>
                <w:lang w:val="en-GB"/>
              </w:rPr>
            </m:ctrlPr>
          </m:sSubPr>
          <m:e>
            <m:r>
              <m:rPr>
                <m:sty m:val="b"/>
              </m:rPr>
              <w:rPr>
                <w:rFonts w:ascii="Cambria Math" w:hAnsi="Cambria Math"/>
                <w:lang w:val="en-GB"/>
                <w:rPrChange w:id="1446" w:author="Tim Challman" w:date="2019-03-09T09:55:00Z">
                  <w:rPr>
                    <w:rFonts w:ascii="Cambria Math" w:hAnsi="Cambria Math"/>
                  </w:rPr>
                </w:rPrChange>
              </w:rPr>
              <m:t>u</m:t>
            </m:r>
          </m:e>
          <m:sub>
            <m:r>
              <w:rPr>
                <w:rFonts w:ascii="Cambria Math" w:hAnsi="Cambria Math"/>
                <w:lang w:val="en-GB"/>
                <w:rPrChange w:id="1447" w:author="Tim Challman" w:date="2019-03-09T09:55:00Z">
                  <w:rPr>
                    <w:rFonts w:ascii="Cambria Math" w:hAnsi="Cambria Math"/>
                  </w:rPr>
                </w:rPrChange>
              </w:rPr>
              <m:t>(8000×4)</m:t>
            </m:r>
          </m:sub>
        </m:sSub>
        <m:r>
          <w:rPr>
            <w:rFonts w:ascii="Cambria Math" w:hAnsi="Cambria Math"/>
            <w:lang w:val="en-GB"/>
            <w:rPrChange w:id="1448" w:author="Tim Challman" w:date="2019-03-09T09:55:00Z">
              <w:rPr>
                <w:rFonts w:ascii="Cambria Math" w:hAnsi="Cambria Math"/>
              </w:rPr>
            </w:rPrChange>
          </w:rPr>
          <m:t>=(</m:t>
        </m:r>
        <m:sSub>
          <m:sSubPr>
            <m:ctrlPr>
              <w:rPr>
                <w:rFonts w:ascii="Cambria Math" w:hAnsi="Cambria Math"/>
                <w:lang w:val="en-GB"/>
              </w:rPr>
            </m:ctrlPr>
          </m:sSubPr>
          <m:e>
            <m:r>
              <w:rPr>
                <w:rFonts w:ascii="Cambria Math" w:hAnsi="Cambria Math"/>
                <w:lang w:val="en-GB"/>
                <w:rPrChange w:id="1449" w:author="Tim Challman" w:date="2019-03-09T09:55:00Z">
                  <w:rPr>
                    <w:rFonts w:ascii="Cambria Math" w:hAnsi="Cambria Math"/>
                  </w:rPr>
                </w:rPrChange>
              </w:rPr>
              <m:t>u</m:t>
            </m:r>
          </m:e>
          <m:sub>
            <m:r>
              <w:rPr>
                <w:rFonts w:ascii="Cambria Math" w:hAnsi="Cambria Math"/>
                <w:lang w:val="en-GB"/>
                <w:rPrChange w:id="1450" w:author="Tim Challman" w:date="2019-03-09T09:55:00Z">
                  <w:rPr>
                    <w:rFonts w:ascii="Cambria Math" w:hAnsi="Cambria Math"/>
                  </w:rPr>
                </w:rPrChange>
              </w:rPr>
              <m:t>j</m:t>
            </m:r>
          </m:sub>
        </m:sSub>
        <m:r>
          <w:rPr>
            <w:rFonts w:ascii="Cambria Math" w:hAnsi="Cambria Math"/>
            <w:lang w:val="en-GB"/>
            <w:rPrChange w:id="1451" w:author="Tim Challman" w:date="2019-03-09T09:55:00Z">
              <w:rPr>
                <w:rFonts w:ascii="Cambria Math" w:hAnsi="Cambria Math"/>
              </w:rPr>
            </w:rPrChange>
          </w:rPr>
          <m:t>)</m:t>
        </m:r>
      </m:oMath>
      <w:r w:rsidRPr="00A26112">
        <w:rPr>
          <w:lang w:val="en-GB"/>
          <w:rPrChange w:id="1452" w:author="Tim Challman" w:date="2019-03-09T09:55:00Z">
            <w:rPr/>
          </w:rPrChange>
        </w:rPr>
        <w:t xml:space="preserve"> for </w:t>
      </w:r>
      <m:oMath>
        <m:r>
          <w:rPr>
            <w:rFonts w:ascii="Cambria Math" w:hAnsi="Cambria Math"/>
            <w:lang w:val="en-GB"/>
            <w:rPrChange w:id="1453" w:author="Tim Challman" w:date="2019-03-09T09:55:00Z">
              <w:rPr>
                <w:rFonts w:ascii="Cambria Math" w:hAnsi="Cambria Math"/>
              </w:rPr>
            </w:rPrChange>
          </w:rPr>
          <m:t>j=1,…4</m:t>
        </m:r>
      </m:oMath>
      <w:r w:rsidRPr="00A26112">
        <w:rPr>
          <w:lang w:val="en-GB"/>
          <w:rPrChange w:id="1454" w:author="Tim Challman" w:date="2019-03-09T09:55:00Z">
            <w:rPr/>
          </w:rPrChange>
        </w:rPr>
        <w:t xml:space="preserve"> be the outcome variables measuring the prediction error corresponding to the response number </w:t>
      </w:r>
      <m:oMath>
        <m:r>
          <w:rPr>
            <w:rFonts w:ascii="Cambria Math" w:hAnsi="Cambria Math"/>
            <w:lang w:val="en-GB"/>
            <w:rPrChange w:id="1455" w:author="Tim Challman" w:date="2019-03-09T09:55:00Z">
              <w:rPr>
                <w:rFonts w:ascii="Cambria Math" w:hAnsi="Cambria Math"/>
              </w:rPr>
            </w:rPrChange>
          </w:rPr>
          <m:t>j</m:t>
        </m:r>
      </m:oMath>
      <w:r w:rsidRPr="00A26112">
        <w:rPr>
          <w:lang w:val="en-GB"/>
          <w:rPrChange w:id="1456" w:author="Tim Challman" w:date="2019-03-09T09:55:00Z">
            <w:rPr/>
          </w:rPrChange>
        </w:rPr>
        <w:t xml:space="preserve"> in the context of this dataset.</w:t>
      </w:r>
    </w:p>
    <w:p w14:paraId="3997DB98" w14:textId="77777777" w:rsidR="0096095D" w:rsidRPr="00A26112" w:rsidRDefault="00CF708D">
      <w:pPr>
        <w:pStyle w:val="DefinitionTerm"/>
        <w:rPr>
          <w:lang w:val="en-GB"/>
          <w:rPrChange w:id="1457" w:author="Tim Challman" w:date="2019-03-09T09:55:00Z">
            <w:rPr/>
          </w:rPrChange>
        </w:rPr>
      </w:pPr>
      <w:r w:rsidRPr="00A26112">
        <w:rPr>
          <w:i/>
          <w:lang w:val="en-GB"/>
          <w:rPrChange w:id="1458" w:author="Tim Challman" w:date="2019-03-09T09:55:00Z">
            <w:rPr>
              <w:i/>
            </w:rPr>
          </w:rPrChange>
        </w:rPr>
        <w:t>Component Dataset</w:t>
      </w:r>
      <w:r w:rsidRPr="00A26112">
        <w:rPr>
          <w:lang w:val="en-GB"/>
          <w:rPrChange w:id="1459" w:author="Tim Challman" w:date="2019-03-09T09:55:00Z">
            <w:rPr/>
          </w:rPrChange>
        </w:rPr>
        <w:t>:</w:t>
      </w:r>
    </w:p>
    <w:p w14:paraId="11D02A37" w14:textId="77777777" w:rsidR="0096095D" w:rsidRPr="00A26112" w:rsidRDefault="00CF708D">
      <w:pPr>
        <w:pStyle w:val="Definition"/>
        <w:rPr>
          <w:lang w:val="en-GB"/>
          <w:rPrChange w:id="1460" w:author="Tim Challman" w:date="2019-03-09T09:55:00Z">
            <w:rPr/>
          </w:rPrChange>
        </w:rPr>
      </w:pPr>
      <w:r w:rsidRPr="00A26112">
        <w:rPr>
          <w:lang w:val="en-GB"/>
          <w:rPrChange w:id="1461" w:author="Tim Challman" w:date="2019-03-09T09:55:00Z">
            <w:rPr/>
          </w:rPrChange>
        </w:rPr>
        <w:t xml:space="preserve">The number of components that gives the minimum prediction error in each replication is referred to as the </w:t>
      </w:r>
      <w:r w:rsidRPr="00A26112">
        <w:rPr>
          <w:i/>
          <w:lang w:val="en-GB"/>
          <w:rPrChange w:id="1462" w:author="Tim Challman" w:date="2019-03-09T09:55:00Z">
            <w:rPr>
              <w:i/>
            </w:rPr>
          </w:rPrChange>
        </w:rPr>
        <w:t>Component Dataset</w:t>
      </w:r>
      <w:r w:rsidRPr="00A26112">
        <w:rPr>
          <w:lang w:val="en-GB"/>
          <w:rPrChange w:id="1463" w:author="Tim Challman" w:date="2019-03-09T09:55:00Z">
            <w:rPr/>
          </w:rPrChange>
        </w:rPr>
        <w:t>, i.e.,</w:t>
      </w:r>
    </w:p>
    <w:p w14:paraId="79F04B35" w14:textId="77777777" w:rsidR="003F0D48" w:rsidRPr="00A26112" w:rsidRDefault="00675228" w:rsidP="003F0D48">
      <w:pPr>
        <w:spacing w:after="0" w:line="240" w:lineRule="auto"/>
        <w:jc w:val="left"/>
        <w:rPr>
          <w:rFonts w:ascii="Times New Roman" w:eastAsia="Times New Roman" w:hAnsi="Times New Roman" w:cs="Times New Roman"/>
          <w:lang w:val="en-GB" w:bidi="ne-NP"/>
          <w:rPrChange w:id="1464" w:author="Tim Challman" w:date="2019-03-09T09:55:00Z">
            <w:rPr>
              <w:rFonts w:ascii="Times New Roman" w:eastAsia="Times New Roman" w:hAnsi="Times New Roman" w:cs="Times New Roman"/>
              <w:lang w:val="nb-NO" w:bidi="ne-NP"/>
            </w:rPr>
          </w:rPrChange>
        </w:rPr>
      </w:pPr>
      <m:oMathPara>
        <m:oMathParaPr>
          <m:jc m:val="center"/>
        </m:oMathParaPr>
        <m:oMath>
          <m:sSub>
            <m:sSubPr>
              <m:ctrlPr>
                <w:rPr>
                  <w:rFonts w:ascii="Cambria Math" w:eastAsia="Times New Roman" w:hAnsi="Cambria Math" w:cs="Times New Roman"/>
                  <w:i/>
                  <w:color w:val="333333"/>
                  <w:sz w:val="28"/>
                  <w:szCs w:val="28"/>
                  <w:lang w:val="en-GB" w:bidi="ne-NP"/>
                </w:rPr>
              </m:ctrlPr>
            </m:sSubPr>
            <m:e>
              <m:r>
                <w:rPr>
                  <w:rFonts w:ascii="Cambria Math" w:eastAsia="Times New Roman" w:hAnsi="Cambria Math" w:cs="Times New Roman"/>
                  <w:color w:val="333333"/>
                  <w:sz w:val="28"/>
                  <w:szCs w:val="28"/>
                  <w:lang w:val="en-GB" w:bidi="ne-NP"/>
                  <w:rPrChange w:id="1465" w:author="Tim Challman" w:date="2019-03-09T09:55:00Z">
                    <w:rPr>
                      <w:rFonts w:ascii="Cambria Math" w:eastAsia="Times New Roman" w:hAnsi="Cambria Math" w:cs="Times New Roman"/>
                      <w:color w:val="333333"/>
                      <w:sz w:val="28"/>
                      <w:szCs w:val="28"/>
                      <w:lang w:bidi="ne-NP"/>
                    </w:rPr>
                  </w:rPrChange>
                </w:rPr>
                <m:t>l</m:t>
              </m:r>
            </m:e>
            <m:sub>
              <m:r>
                <w:rPr>
                  <w:rFonts w:ascii="Cambria Math" w:eastAsia="Times New Roman" w:hAnsi="Cambria Math" w:cs="Times New Roman"/>
                  <w:color w:val="333333"/>
                  <w:sz w:val="28"/>
                  <w:szCs w:val="28"/>
                  <w:lang w:val="en-GB" w:bidi="ne-NP"/>
                  <w:rPrChange w:id="1466" w:author="Tim Challman" w:date="2019-03-09T09:55:00Z">
                    <w:rPr>
                      <w:rFonts w:ascii="Cambria Math" w:eastAsia="Times New Roman" w:hAnsi="Cambria Math" w:cs="Times New Roman"/>
                      <w:color w:val="333333"/>
                      <w:sz w:val="28"/>
                      <w:szCs w:val="28"/>
                      <w:lang w:bidi="ne-NP"/>
                    </w:rPr>
                  </w:rPrChange>
                </w:rPr>
                <m:t>∘</m:t>
              </m:r>
            </m:sub>
          </m:sSub>
          <m:r>
            <w:rPr>
              <w:rFonts w:ascii="Cambria Math" w:eastAsia="Times New Roman" w:hAnsi="Cambria Math" w:cs="Times New Roman"/>
              <w:color w:val="333333"/>
              <w:sz w:val="28"/>
              <w:szCs w:val="28"/>
              <w:lang w:val="en-GB" w:bidi="ne-NP"/>
              <w:rPrChange w:id="1467" w:author="Tim Challman" w:date="2019-03-09T09:55:00Z">
                <w:rPr>
                  <w:rFonts w:ascii="Cambria Math" w:eastAsia="Times New Roman" w:hAnsi="Cambria Math" w:cs="Times New Roman"/>
                  <w:color w:val="333333"/>
                  <w:sz w:val="28"/>
                  <w:szCs w:val="28"/>
                  <w:lang w:bidi="ne-NP"/>
                </w:rPr>
              </w:rPrChange>
            </w:rPr>
            <m:t xml:space="preserve">= </m:t>
          </m:r>
          <m:func>
            <m:funcPr>
              <m:ctrlPr>
                <w:rPr>
                  <w:rFonts w:ascii="Cambria Math" w:eastAsia="Times New Roman" w:hAnsi="Cambria Math" w:cs="Times New Roman"/>
                  <w:i/>
                  <w:color w:val="333333"/>
                  <w:sz w:val="28"/>
                  <w:szCs w:val="28"/>
                  <w:lang w:val="en-GB" w:bidi="ne-NP"/>
                </w:rPr>
              </m:ctrlPr>
            </m:funcPr>
            <m:fName>
              <m:limLow>
                <m:limLowPr>
                  <m:ctrlPr>
                    <w:rPr>
                      <w:rFonts w:ascii="Cambria Math" w:eastAsia="Times New Roman" w:hAnsi="Cambria Math" w:cs="Times New Roman"/>
                      <w:i/>
                      <w:color w:val="333333"/>
                      <w:sz w:val="28"/>
                      <w:szCs w:val="28"/>
                      <w:lang w:val="en-GB" w:bidi="ne-NP"/>
                    </w:rPr>
                  </m:ctrlPr>
                </m:limLowPr>
                <m:e>
                  <m:r>
                    <m:rPr>
                      <m:sty m:val="p"/>
                    </m:rPr>
                    <w:rPr>
                      <w:rFonts w:ascii="Cambria Math" w:eastAsia="Times New Roman" w:hAnsi="Cambria Math" w:cs="Times New Roman"/>
                      <w:color w:val="333333"/>
                      <w:sz w:val="28"/>
                      <w:szCs w:val="28"/>
                      <w:lang w:val="en-GB"/>
                      <w:rPrChange w:id="1468" w:author="Tim Challman" w:date="2019-03-09T09:55:00Z">
                        <w:rPr>
                          <w:rFonts w:ascii="Cambria Math" w:eastAsia="Times New Roman" w:hAnsi="Cambria Math" w:cs="Times New Roman"/>
                          <w:color w:val="333333"/>
                          <w:sz w:val="28"/>
                          <w:szCs w:val="28"/>
                        </w:rPr>
                      </w:rPrChange>
                    </w:rPr>
                    <m:t>argmin</m:t>
                  </m:r>
                </m:e>
                <m:lim>
                  <m:r>
                    <w:rPr>
                      <w:rFonts w:ascii="Cambria Math" w:eastAsia="Times New Roman" w:hAnsi="Cambria Math" w:cs="Times New Roman"/>
                      <w:color w:val="333333"/>
                      <w:sz w:val="28"/>
                      <w:szCs w:val="28"/>
                      <w:lang w:val="en-GB" w:bidi="ne-NP"/>
                      <w:rPrChange w:id="1469" w:author="Tim Challman" w:date="2019-03-09T09:55:00Z">
                        <w:rPr>
                          <w:rFonts w:ascii="Cambria Math" w:eastAsia="Times New Roman" w:hAnsi="Cambria Math" w:cs="Times New Roman"/>
                          <w:color w:val="333333"/>
                          <w:sz w:val="28"/>
                          <w:szCs w:val="28"/>
                          <w:lang w:bidi="ne-NP"/>
                        </w:rPr>
                      </w:rPrChange>
                    </w:rPr>
                    <m:t>l</m:t>
                  </m:r>
                </m:lim>
              </m:limLow>
            </m:fName>
            <m:e>
              <m:d>
                <m:dPr>
                  <m:begChr m:val="["/>
                  <m:endChr m:val="]"/>
                  <m:ctrlPr>
                    <w:rPr>
                      <w:rFonts w:ascii="Cambria Math" w:eastAsia="Times New Roman" w:hAnsi="Cambria Math" w:cs="Times New Roman"/>
                      <w:i/>
                      <w:color w:val="333333"/>
                      <w:sz w:val="28"/>
                      <w:szCs w:val="28"/>
                      <w:lang w:val="en-GB" w:bidi="ne-NP"/>
                    </w:rPr>
                  </m:ctrlPr>
                </m:dPr>
                <m:e>
                  <m:sSub>
                    <m:sSubPr>
                      <m:ctrlPr>
                        <w:rPr>
                          <w:rFonts w:ascii="Cambria Math" w:eastAsia="Times New Roman" w:hAnsi="Cambria Math" w:cs="Times New Roman"/>
                          <w:i/>
                          <w:color w:val="333333"/>
                          <w:sz w:val="28"/>
                          <w:szCs w:val="28"/>
                          <w:lang w:val="en-GB" w:bidi="ne-NP"/>
                        </w:rPr>
                      </m:ctrlPr>
                    </m:sSubPr>
                    <m:e>
                      <m:d>
                        <m:dPr>
                          <m:ctrlPr>
                            <w:rPr>
                              <w:rFonts w:ascii="Cambria Math" w:eastAsia="Times New Roman" w:hAnsi="Cambria Math" w:cs="Times New Roman"/>
                              <w:i/>
                              <w:color w:val="333333"/>
                              <w:sz w:val="28"/>
                              <w:szCs w:val="28"/>
                              <w:lang w:val="en-GB" w:bidi="ne-NP"/>
                            </w:rPr>
                          </m:ctrlPr>
                        </m:dPr>
                        <m:e>
                          <m:r>
                            <m:rPr>
                              <m:scr m:val="script"/>
                            </m:rPr>
                            <w:rPr>
                              <w:rFonts w:ascii="Cambria Math" w:eastAsia="Times New Roman" w:hAnsi="Cambria Math" w:cs="Times New Roman"/>
                              <w:color w:val="333333"/>
                              <w:sz w:val="28"/>
                              <w:szCs w:val="28"/>
                              <w:lang w:val="en-GB" w:bidi="ne-NP"/>
                              <w:rPrChange w:id="1470" w:author="Tim Challman" w:date="2019-03-09T09:55:00Z">
                                <w:rPr>
                                  <w:rFonts w:ascii="Cambria Math" w:eastAsia="Times New Roman" w:hAnsi="Cambria Math" w:cs="Times New Roman"/>
                                  <w:color w:val="333333"/>
                                  <w:sz w:val="28"/>
                                  <w:szCs w:val="28"/>
                                  <w:lang w:bidi="ne-NP"/>
                                </w:rPr>
                              </w:rPrChange>
                            </w:rPr>
                            <m:t>PE</m:t>
                          </m:r>
                        </m:e>
                      </m:d>
                    </m:e>
                    <m:sub>
                      <m:r>
                        <w:rPr>
                          <w:rFonts w:ascii="Cambria Math" w:eastAsia="Times New Roman" w:hAnsi="Cambria Math" w:cs="Times New Roman"/>
                          <w:color w:val="333333"/>
                          <w:sz w:val="28"/>
                          <w:szCs w:val="28"/>
                          <w:lang w:val="en-GB" w:bidi="ne-NP"/>
                          <w:rPrChange w:id="1471" w:author="Tim Challman" w:date="2019-03-09T09:55:00Z">
                            <w:rPr>
                              <w:rFonts w:ascii="Cambria Math" w:eastAsia="Times New Roman" w:hAnsi="Cambria Math" w:cs="Times New Roman"/>
                              <w:color w:val="333333"/>
                              <w:sz w:val="28"/>
                              <w:szCs w:val="28"/>
                              <w:lang w:bidi="ne-NP"/>
                            </w:rPr>
                          </w:rPrChange>
                        </w:rPr>
                        <m:t>ijklr</m:t>
                      </m:r>
                    </m:sub>
                  </m:sSub>
                </m:e>
              </m:d>
            </m:e>
          </m:func>
          <m:r>
            <w:rPr>
              <w:rFonts w:ascii="Cambria Math" w:hAnsi="Cambria Math"/>
              <w:lang w:val="en-GB"/>
              <w:rPrChange w:id="1472" w:author="Tim Challman" w:date="2019-03-09T09:55:00Z">
                <w:rPr>
                  <w:rFonts w:ascii="Cambria Math" w:hAnsi="Cambria Math"/>
                </w:rPr>
              </w:rPrChange>
            </w:rPr>
            <m:t>  (10)</m:t>
          </m:r>
        </m:oMath>
      </m:oMathPara>
    </w:p>
    <w:p w14:paraId="1282182F" w14:textId="77777777" w:rsidR="0096095D" w:rsidRPr="00A26112" w:rsidRDefault="00CF708D">
      <w:pPr>
        <w:pStyle w:val="Definition"/>
        <w:rPr>
          <w:lang w:val="en-GB"/>
          <w:rPrChange w:id="1473" w:author="Tim Challman" w:date="2019-03-09T09:55:00Z">
            <w:rPr/>
          </w:rPrChange>
        </w:rPr>
      </w:pPr>
      <w:r w:rsidRPr="00A26112">
        <w:rPr>
          <w:lang w:val="en-GB"/>
          <w:rPrChange w:id="1474" w:author="Tim Challman" w:date="2019-03-09T09:55:00Z">
            <w:rPr/>
          </w:rPrChange>
        </w:rPr>
        <w:t xml:space="preserve">Here </w:t>
      </w:r>
      <m:oMath>
        <m:sSub>
          <m:sSubPr>
            <m:ctrlPr>
              <w:rPr>
                <w:rFonts w:ascii="Cambria Math" w:hAnsi="Cambria Math"/>
                <w:lang w:val="en-GB"/>
              </w:rPr>
            </m:ctrlPr>
          </m:sSubPr>
          <m:e>
            <m:r>
              <w:rPr>
                <w:rFonts w:ascii="Cambria Math" w:hAnsi="Cambria Math"/>
                <w:lang w:val="en-GB"/>
                <w:rPrChange w:id="1475" w:author="Tim Challman" w:date="2019-03-09T09:55:00Z">
                  <w:rPr>
                    <w:rFonts w:ascii="Cambria Math" w:hAnsi="Cambria Math"/>
                  </w:rPr>
                </w:rPrChange>
              </w:rPr>
              <m:t>l</m:t>
            </m:r>
          </m:e>
          <m:sub>
            <m:r>
              <w:rPr>
                <w:rFonts w:ascii="Cambria Math" w:hAnsi="Cambria Math"/>
                <w:lang w:val="en-GB"/>
                <w:rPrChange w:id="1476" w:author="Tim Challman" w:date="2019-03-09T09:55:00Z">
                  <w:rPr>
                    <w:rFonts w:ascii="Cambria Math" w:hAnsi="Cambria Math"/>
                  </w:rPr>
                </w:rPrChange>
              </w:rPr>
              <m:t>∘</m:t>
            </m:r>
          </m:sub>
        </m:sSub>
      </m:oMath>
      <w:r w:rsidRPr="00A26112">
        <w:rPr>
          <w:lang w:val="en-GB"/>
          <w:rPrChange w:id="1477" w:author="Tim Challman" w:date="2019-03-09T09:55:00Z">
            <w:rPr/>
          </w:rPrChange>
        </w:rPr>
        <w:t xml:space="preserve"> is the number of components that gives minimum prediction error </w:t>
      </w:r>
      <m:oMath>
        <m:sSub>
          <m:sSubPr>
            <m:ctrlPr>
              <w:rPr>
                <w:rFonts w:ascii="Cambria Math" w:hAnsi="Cambria Math"/>
                <w:lang w:val="en-GB"/>
              </w:rPr>
            </m:ctrlPr>
          </m:sSubPr>
          <m:e>
            <m:d>
              <m:dPr>
                <m:ctrlPr>
                  <w:rPr>
                    <w:rFonts w:ascii="Cambria Math" w:hAnsi="Cambria Math"/>
                    <w:lang w:val="en-GB"/>
                  </w:rPr>
                </m:ctrlPr>
              </m:dPr>
              <m:e>
                <m:sSub>
                  <m:sSubPr>
                    <m:ctrlPr>
                      <w:rPr>
                        <w:rFonts w:ascii="Cambria Math" w:hAnsi="Cambria Math"/>
                        <w:lang w:val="en-GB"/>
                      </w:rPr>
                    </m:ctrlPr>
                  </m:sSubPr>
                  <m:e>
                    <m:r>
                      <m:rPr>
                        <m:scr m:val="script"/>
                        <m:sty m:val="p"/>
                      </m:rPr>
                      <w:rPr>
                        <w:rFonts w:ascii="Cambria Math" w:hAnsi="Cambria Math"/>
                        <w:lang w:val="en-GB"/>
                        <w:rPrChange w:id="1478" w:author="Tim Challman" w:date="2019-03-09T09:55:00Z">
                          <w:rPr>
                            <w:rFonts w:ascii="Cambria Math" w:hAnsi="Cambria Math"/>
                          </w:rPr>
                        </w:rPrChange>
                      </w:rPr>
                      <m:t>PE</m:t>
                    </m:r>
                  </m:e>
                  <m:sub>
                    <m:r>
                      <w:rPr>
                        <w:rFonts w:ascii="Cambria Math" w:hAnsi="Cambria Math"/>
                        <w:lang w:val="en-GB"/>
                        <w:rPrChange w:id="1479" w:author="Tim Challman" w:date="2019-03-09T09:55:00Z">
                          <w:rPr>
                            <w:rFonts w:ascii="Cambria Math" w:hAnsi="Cambria Math"/>
                          </w:rPr>
                        </w:rPrChange>
                      </w:rPr>
                      <m:t>∘</m:t>
                    </m:r>
                  </m:sub>
                </m:sSub>
              </m:e>
            </m:d>
          </m:e>
          <m:sub>
            <m:r>
              <w:rPr>
                <w:rFonts w:ascii="Cambria Math" w:hAnsi="Cambria Math"/>
                <w:lang w:val="en-GB"/>
                <w:rPrChange w:id="1480" w:author="Tim Challman" w:date="2019-03-09T09:55:00Z">
                  <w:rPr>
                    <w:rFonts w:ascii="Cambria Math" w:hAnsi="Cambria Math"/>
                  </w:rPr>
                </w:rPrChange>
              </w:rPr>
              <m:t>ijklr</m:t>
            </m:r>
          </m:sub>
        </m:sSub>
      </m:oMath>
      <w:r w:rsidRPr="00A26112">
        <w:rPr>
          <w:lang w:val="en-GB"/>
          <w:rPrChange w:id="1481" w:author="Tim Challman" w:date="2019-03-09T09:55:00Z">
            <w:rPr/>
          </w:rPrChange>
        </w:rPr>
        <w:t xml:space="preserve"> for design </w:t>
      </w:r>
      <m:oMath>
        <m:r>
          <w:rPr>
            <w:rFonts w:ascii="Cambria Math" w:hAnsi="Cambria Math"/>
            <w:lang w:val="en-GB"/>
            <w:rPrChange w:id="1482" w:author="Tim Challman" w:date="2019-03-09T09:55:00Z">
              <w:rPr>
                <w:rFonts w:ascii="Cambria Math" w:hAnsi="Cambria Math"/>
              </w:rPr>
            </w:rPrChange>
          </w:rPr>
          <m:t>i</m:t>
        </m:r>
      </m:oMath>
      <w:r w:rsidRPr="00A26112">
        <w:rPr>
          <w:lang w:val="en-GB"/>
          <w:rPrChange w:id="1483" w:author="Tim Challman" w:date="2019-03-09T09:55:00Z">
            <w:rPr/>
          </w:rPrChange>
        </w:rPr>
        <w:t xml:space="preserve">, response </w:t>
      </w:r>
      <m:oMath>
        <m:r>
          <w:rPr>
            <w:rFonts w:ascii="Cambria Math" w:hAnsi="Cambria Math"/>
            <w:lang w:val="en-GB"/>
            <w:rPrChange w:id="1484" w:author="Tim Challman" w:date="2019-03-09T09:55:00Z">
              <w:rPr>
                <w:rFonts w:ascii="Cambria Math" w:hAnsi="Cambria Math"/>
              </w:rPr>
            </w:rPrChange>
          </w:rPr>
          <m:t>j</m:t>
        </m:r>
      </m:oMath>
      <w:r w:rsidRPr="00A26112">
        <w:rPr>
          <w:lang w:val="en-GB"/>
          <w:rPrChange w:id="1485" w:author="Tim Challman" w:date="2019-03-09T09:55:00Z">
            <w:rPr/>
          </w:rPrChange>
        </w:rPr>
        <w:t xml:space="preserve">, method </w:t>
      </w:r>
      <m:oMath>
        <m:r>
          <w:rPr>
            <w:rFonts w:ascii="Cambria Math" w:hAnsi="Cambria Math"/>
            <w:lang w:val="en-GB"/>
            <w:rPrChange w:id="1486" w:author="Tim Challman" w:date="2019-03-09T09:55:00Z">
              <w:rPr>
                <w:rFonts w:ascii="Cambria Math" w:hAnsi="Cambria Math"/>
              </w:rPr>
            </w:rPrChange>
          </w:rPr>
          <m:t>k</m:t>
        </m:r>
      </m:oMath>
      <w:r w:rsidRPr="00A26112">
        <w:rPr>
          <w:lang w:val="en-GB"/>
          <w:rPrChange w:id="1487" w:author="Tim Challman" w:date="2019-03-09T09:55:00Z">
            <w:rPr/>
          </w:rPrChange>
        </w:rPr>
        <w:t xml:space="preserve"> and replicate </w:t>
      </w:r>
      <m:oMath>
        <m:r>
          <w:rPr>
            <w:rFonts w:ascii="Cambria Math" w:hAnsi="Cambria Math"/>
            <w:lang w:val="en-GB"/>
            <w:rPrChange w:id="1488" w:author="Tim Challman" w:date="2019-03-09T09:55:00Z">
              <w:rPr>
                <w:rFonts w:ascii="Cambria Math" w:hAnsi="Cambria Math"/>
              </w:rPr>
            </w:rPrChange>
          </w:rPr>
          <m:t>r</m:t>
        </m:r>
      </m:oMath>
      <w:r w:rsidRPr="00A26112">
        <w:rPr>
          <w:lang w:val="en-GB"/>
          <w:rPrChange w:id="1489" w:author="Tim Challman" w:date="2019-03-09T09:55:00Z">
            <w:rPr/>
          </w:rPrChange>
        </w:rPr>
        <w:t xml:space="preserve">. Let </w:t>
      </w:r>
      <m:oMath>
        <m:sSub>
          <m:sSubPr>
            <m:ctrlPr>
              <w:rPr>
                <w:rFonts w:ascii="Cambria Math" w:hAnsi="Cambria Math"/>
                <w:lang w:val="en-GB"/>
              </w:rPr>
            </m:ctrlPr>
          </m:sSubPr>
          <m:e>
            <m:r>
              <m:rPr>
                <m:sty m:val="b"/>
              </m:rPr>
              <w:rPr>
                <w:rFonts w:ascii="Cambria Math" w:hAnsi="Cambria Math"/>
                <w:lang w:val="en-GB"/>
                <w:rPrChange w:id="1490" w:author="Tim Challman" w:date="2019-03-09T09:55:00Z">
                  <w:rPr>
                    <w:rFonts w:ascii="Cambria Math" w:hAnsi="Cambria Math"/>
                  </w:rPr>
                </w:rPrChange>
              </w:rPr>
              <m:t>v</m:t>
            </m:r>
          </m:e>
          <m:sub>
            <m:r>
              <w:rPr>
                <w:rFonts w:ascii="Cambria Math" w:hAnsi="Cambria Math"/>
                <w:lang w:val="en-GB"/>
                <w:rPrChange w:id="1491" w:author="Tim Challman" w:date="2019-03-09T09:55:00Z">
                  <w:rPr>
                    <w:rFonts w:ascii="Cambria Math" w:hAnsi="Cambria Math"/>
                  </w:rPr>
                </w:rPrChange>
              </w:rPr>
              <m:t>(8000×4)</m:t>
            </m:r>
          </m:sub>
        </m:sSub>
        <m:r>
          <w:rPr>
            <w:rFonts w:ascii="Cambria Math" w:hAnsi="Cambria Math"/>
            <w:lang w:val="en-GB"/>
            <w:rPrChange w:id="1492" w:author="Tim Challman" w:date="2019-03-09T09:55:00Z">
              <w:rPr>
                <w:rFonts w:ascii="Cambria Math" w:hAnsi="Cambria Math"/>
              </w:rPr>
            </w:rPrChange>
          </w:rPr>
          <m:t>=(</m:t>
        </m:r>
        <m:sSub>
          <m:sSubPr>
            <m:ctrlPr>
              <w:rPr>
                <w:rFonts w:ascii="Cambria Math" w:hAnsi="Cambria Math"/>
                <w:lang w:val="en-GB"/>
              </w:rPr>
            </m:ctrlPr>
          </m:sSubPr>
          <m:e>
            <m:r>
              <w:rPr>
                <w:rFonts w:ascii="Cambria Math" w:hAnsi="Cambria Math"/>
                <w:lang w:val="en-GB"/>
                <w:rPrChange w:id="1493" w:author="Tim Challman" w:date="2019-03-09T09:55:00Z">
                  <w:rPr>
                    <w:rFonts w:ascii="Cambria Math" w:hAnsi="Cambria Math"/>
                  </w:rPr>
                </w:rPrChange>
              </w:rPr>
              <m:t>v</m:t>
            </m:r>
          </m:e>
          <m:sub>
            <m:r>
              <w:rPr>
                <w:rFonts w:ascii="Cambria Math" w:hAnsi="Cambria Math"/>
                <w:lang w:val="en-GB"/>
                <w:rPrChange w:id="1494" w:author="Tim Challman" w:date="2019-03-09T09:55:00Z">
                  <w:rPr>
                    <w:rFonts w:ascii="Cambria Math" w:hAnsi="Cambria Math"/>
                  </w:rPr>
                </w:rPrChange>
              </w:rPr>
              <m:t>j</m:t>
            </m:r>
          </m:sub>
        </m:sSub>
        <m:r>
          <w:rPr>
            <w:rFonts w:ascii="Cambria Math" w:hAnsi="Cambria Math"/>
            <w:lang w:val="en-GB"/>
            <w:rPrChange w:id="1495" w:author="Tim Challman" w:date="2019-03-09T09:55:00Z">
              <w:rPr>
                <w:rFonts w:ascii="Cambria Math" w:hAnsi="Cambria Math"/>
              </w:rPr>
            </w:rPrChange>
          </w:rPr>
          <m:t>)</m:t>
        </m:r>
      </m:oMath>
      <w:r w:rsidRPr="00A26112">
        <w:rPr>
          <w:lang w:val="en-GB"/>
          <w:rPrChange w:id="1496" w:author="Tim Challman" w:date="2019-03-09T09:55:00Z">
            <w:rPr/>
          </w:rPrChange>
        </w:rPr>
        <w:t xml:space="preserve"> for </w:t>
      </w:r>
      <m:oMath>
        <m:r>
          <w:rPr>
            <w:rFonts w:ascii="Cambria Math" w:hAnsi="Cambria Math"/>
            <w:lang w:val="en-GB"/>
            <w:rPrChange w:id="1497" w:author="Tim Challman" w:date="2019-03-09T09:55:00Z">
              <w:rPr>
                <w:rFonts w:ascii="Cambria Math" w:hAnsi="Cambria Math"/>
              </w:rPr>
            </w:rPrChange>
          </w:rPr>
          <m:t>j=1,…4</m:t>
        </m:r>
      </m:oMath>
      <w:r w:rsidRPr="00A26112">
        <w:rPr>
          <w:lang w:val="en-GB"/>
          <w:rPrChange w:id="1498" w:author="Tim Challman" w:date="2019-03-09T09:55:00Z">
            <w:rPr/>
          </w:rPrChange>
        </w:rPr>
        <w:t xml:space="preserve"> be the outcome variables measuring the number of components used for minimum prediction error corresponding to the response </w:t>
      </w:r>
      <m:oMath>
        <m:r>
          <w:rPr>
            <w:rFonts w:ascii="Cambria Math" w:hAnsi="Cambria Math"/>
            <w:lang w:val="en-GB"/>
            <w:rPrChange w:id="1499" w:author="Tim Challman" w:date="2019-03-09T09:55:00Z">
              <w:rPr>
                <w:rFonts w:ascii="Cambria Math" w:hAnsi="Cambria Math"/>
              </w:rPr>
            </w:rPrChange>
          </w:rPr>
          <m:t>j</m:t>
        </m:r>
      </m:oMath>
      <w:r w:rsidRPr="00A26112">
        <w:rPr>
          <w:lang w:val="en-GB"/>
          <w:rPrChange w:id="1500" w:author="Tim Challman" w:date="2019-03-09T09:55:00Z">
            <w:rPr/>
          </w:rPrChange>
        </w:rPr>
        <w:t xml:space="preserve"> in the context of this dataset.</w:t>
      </w:r>
    </w:p>
    <w:p w14:paraId="23E67427" w14:textId="77777777" w:rsidR="0096095D" w:rsidRPr="00A26112" w:rsidRDefault="00CF708D">
      <w:pPr>
        <w:pStyle w:val="Heading1"/>
        <w:rPr>
          <w:lang w:val="en-GB"/>
          <w:rPrChange w:id="1501" w:author="Tim Challman" w:date="2019-03-09T09:55:00Z">
            <w:rPr/>
          </w:rPrChange>
        </w:rPr>
      </w:pPr>
      <w:bookmarkStart w:id="1502" w:name="exploration"/>
      <w:bookmarkEnd w:id="1502"/>
      <w:r w:rsidRPr="00A26112">
        <w:rPr>
          <w:lang w:val="en-GB"/>
          <w:rPrChange w:id="1503" w:author="Tim Challman" w:date="2019-03-09T09:55:00Z">
            <w:rPr/>
          </w:rPrChange>
        </w:rPr>
        <w:t>Exploration</w:t>
      </w:r>
    </w:p>
    <w:p w14:paraId="5B02D508" w14:textId="77777777" w:rsidR="0096095D" w:rsidRPr="00A26112" w:rsidRDefault="00CF708D">
      <w:pPr>
        <w:pStyle w:val="FirstParagraph"/>
        <w:rPr>
          <w:lang w:val="en-GB"/>
          <w:rPrChange w:id="1504" w:author="Tim Challman" w:date="2019-03-09T09:55:00Z">
            <w:rPr/>
          </w:rPrChange>
        </w:rPr>
      </w:pPr>
      <w:r w:rsidRPr="00A26112">
        <w:rPr>
          <w:lang w:val="en-GB"/>
          <w:rPrChange w:id="1505" w:author="Tim Challman" w:date="2019-03-09T09:55:00Z">
            <w:rPr/>
          </w:rPrChange>
        </w:rPr>
        <w:t xml:space="preserve">This section explores the variation in the </w:t>
      </w:r>
      <w:r w:rsidRPr="00A26112">
        <w:rPr>
          <w:i/>
          <w:lang w:val="en-GB"/>
          <w:rPrChange w:id="1506" w:author="Tim Challman" w:date="2019-03-09T09:55:00Z">
            <w:rPr>
              <w:i/>
            </w:rPr>
          </w:rPrChange>
        </w:rPr>
        <w:t>error dataset</w:t>
      </w:r>
      <w:r w:rsidRPr="00A26112">
        <w:rPr>
          <w:lang w:val="en-GB"/>
          <w:rPrChange w:id="1507" w:author="Tim Challman" w:date="2019-03-09T09:55:00Z">
            <w:rPr/>
          </w:rPrChange>
        </w:rPr>
        <w:t xml:space="preserve"> and the </w:t>
      </w:r>
      <w:r w:rsidRPr="00A26112">
        <w:rPr>
          <w:i/>
          <w:lang w:val="en-GB"/>
          <w:rPrChange w:id="1508" w:author="Tim Challman" w:date="2019-03-09T09:55:00Z">
            <w:rPr>
              <w:i/>
            </w:rPr>
          </w:rPrChange>
        </w:rPr>
        <w:t>component dataset</w:t>
      </w:r>
      <w:r w:rsidRPr="00A26112">
        <w:rPr>
          <w:lang w:val="en-GB"/>
          <w:rPrChange w:id="1509" w:author="Tim Challman" w:date="2019-03-09T09:55:00Z">
            <w:rPr/>
          </w:rPrChange>
        </w:rPr>
        <w:t xml:space="preserve"> for which we have used Principal Component Analysis (PCA). Let </w:t>
      </w:r>
      <m:oMath>
        <m:sSub>
          <m:sSubPr>
            <m:ctrlPr>
              <w:rPr>
                <w:rFonts w:ascii="Cambria Math" w:hAnsi="Cambria Math"/>
                <w:lang w:val="en-GB"/>
              </w:rPr>
            </m:ctrlPr>
          </m:sSubPr>
          <m:e>
            <m:r>
              <m:rPr>
                <m:sty m:val="b"/>
              </m:rPr>
              <w:rPr>
                <w:rFonts w:ascii="Cambria Math" w:hAnsi="Cambria Math"/>
                <w:lang w:val="en-GB"/>
                <w:rPrChange w:id="1510" w:author="Tim Challman" w:date="2019-03-09T09:55:00Z">
                  <w:rPr>
                    <w:rFonts w:ascii="Cambria Math" w:hAnsi="Cambria Math"/>
                  </w:rPr>
                </w:rPrChange>
              </w:rPr>
              <m:t>t</m:t>
            </m:r>
          </m:e>
          <m:sub>
            <m:r>
              <w:rPr>
                <w:rFonts w:ascii="Cambria Math" w:hAnsi="Cambria Math"/>
                <w:lang w:val="en-GB"/>
                <w:rPrChange w:id="1511" w:author="Tim Challman" w:date="2019-03-09T09:55:00Z">
                  <w:rPr>
                    <w:rFonts w:ascii="Cambria Math" w:hAnsi="Cambria Math"/>
                  </w:rPr>
                </w:rPrChange>
              </w:rPr>
              <m:t>u</m:t>
            </m:r>
          </m:sub>
        </m:sSub>
      </m:oMath>
      <w:r w:rsidRPr="00A26112">
        <w:rPr>
          <w:lang w:val="en-GB"/>
          <w:rPrChange w:id="1512" w:author="Tim Challman" w:date="2019-03-09T09:55:00Z">
            <w:rPr/>
          </w:rPrChange>
        </w:rPr>
        <w:t xml:space="preserve"> and </w:t>
      </w:r>
      <m:oMath>
        <m:sSub>
          <m:sSubPr>
            <m:ctrlPr>
              <w:rPr>
                <w:rFonts w:ascii="Cambria Math" w:hAnsi="Cambria Math"/>
                <w:lang w:val="en-GB"/>
              </w:rPr>
            </m:ctrlPr>
          </m:sSubPr>
          <m:e>
            <m:r>
              <m:rPr>
                <m:sty m:val="b"/>
              </m:rPr>
              <w:rPr>
                <w:rFonts w:ascii="Cambria Math" w:hAnsi="Cambria Math"/>
                <w:lang w:val="en-GB"/>
                <w:rPrChange w:id="1513" w:author="Tim Challman" w:date="2019-03-09T09:55:00Z">
                  <w:rPr>
                    <w:rFonts w:ascii="Cambria Math" w:hAnsi="Cambria Math"/>
                  </w:rPr>
                </w:rPrChange>
              </w:rPr>
              <m:t>t</m:t>
            </m:r>
          </m:e>
          <m:sub>
            <m:r>
              <w:rPr>
                <w:rFonts w:ascii="Cambria Math" w:hAnsi="Cambria Math"/>
                <w:lang w:val="en-GB"/>
                <w:rPrChange w:id="1514" w:author="Tim Challman" w:date="2019-03-09T09:55:00Z">
                  <w:rPr>
                    <w:rFonts w:ascii="Cambria Math" w:hAnsi="Cambria Math"/>
                  </w:rPr>
                </w:rPrChange>
              </w:rPr>
              <m:t>v</m:t>
            </m:r>
          </m:sub>
        </m:sSub>
      </m:oMath>
      <w:r w:rsidRPr="00A26112">
        <w:rPr>
          <w:lang w:val="en-GB"/>
          <w:rPrChange w:id="1515" w:author="Tim Challman" w:date="2019-03-09T09:55:00Z">
            <w:rPr/>
          </w:rPrChange>
        </w:rPr>
        <w:t xml:space="preserve"> be the principal component score sets </w:t>
      </w:r>
      <w:r w:rsidRPr="00A26112">
        <w:rPr>
          <w:lang w:val="en-GB"/>
          <w:rPrChange w:id="1516" w:author="Tim Challman" w:date="2019-03-09T09:55:00Z">
            <w:rPr/>
          </w:rPrChange>
        </w:rPr>
        <w:lastRenderedPageBreak/>
        <w:t xml:space="preserve">corresponding to PCA run on the </w:t>
      </w:r>
      <m:oMath>
        <m:r>
          <m:rPr>
            <m:sty m:val="b"/>
          </m:rPr>
          <w:rPr>
            <w:rFonts w:ascii="Cambria Math" w:hAnsi="Cambria Math"/>
            <w:lang w:val="en-GB"/>
            <w:rPrChange w:id="1517" w:author="Tim Challman" w:date="2019-03-09T09:55:00Z">
              <w:rPr>
                <w:rFonts w:ascii="Cambria Math" w:hAnsi="Cambria Math"/>
              </w:rPr>
            </w:rPrChange>
          </w:rPr>
          <m:t>u</m:t>
        </m:r>
      </m:oMath>
      <w:r w:rsidRPr="00A26112">
        <w:rPr>
          <w:lang w:val="en-GB"/>
          <w:rPrChange w:id="1518" w:author="Tim Challman" w:date="2019-03-09T09:55:00Z">
            <w:rPr/>
          </w:rPrChange>
        </w:rPr>
        <w:t xml:space="preserve"> and </w:t>
      </w:r>
      <m:oMath>
        <m:r>
          <m:rPr>
            <m:sty m:val="b"/>
          </m:rPr>
          <w:rPr>
            <w:rFonts w:ascii="Cambria Math" w:hAnsi="Cambria Math"/>
            <w:lang w:val="en-GB"/>
            <w:rPrChange w:id="1519" w:author="Tim Challman" w:date="2019-03-09T09:55:00Z">
              <w:rPr>
                <w:rFonts w:ascii="Cambria Math" w:hAnsi="Cambria Math"/>
              </w:rPr>
            </w:rPrChange>
          </w:rPr>
          <m:t>v</m:t>
        </m:r>
      </m:oMath>
      <w:r w:rsidRPr="00A26112">
        <w:rPr>
          <w:lang w:val="en-GB"/>
          <w:rPrChange w:id="1520" w:author="Tim Challman" w:date="2019-03-09T09:55:00Z">
            <w:rPr/>
          </w:rPrChange>
        </w:rPr>
        <w:t xml:space="preserve"> matrices respectively. The scores density in Figure-5 corresponds to the first principal component of </w:t>
      </w:r>
      <m:oMath>
        <m:r>
          <m:rPr>
            <m:sty m:val="b"/>
          </m:rPr>
          <w:rPr>
            <w:rFonts w:ascii="Cambria Math" w:hAnsi="Cambria Math"/>
            <w:lang w:val="en-GB"/>
            <w:rPrChange w:id="1521" w:author="Tim Challman" w:date="2019-03-09T09:55:00Z">
              <w:rPr>
                <w:rFonts w:ascii="Cambria Math" w:hAnsi="Cambria Math"/>
              </w:rPr>
            </w:rPrChange>
          </w:rPr>
          <m:t>u</m:t>
        </m:r>
      </m:oMath>
      <w:r w:rsidRPr="00A26112">
        <w:rPr>
          <w:lang w:val="en-GB"/>
          <w:rPrChange w:id="1522" w:author="Tim Challman" w:date="2019-03-09T09:55:00Z">
            <w:rPr/>
          </w:rPrChange>
        </w:rPr>
        <w:t xml:space="preserve">, i.e. the first column of </w:t>
      </w:r>
      <m:oMath>
        <m:sSub>
          <m:sSubPr>
            <m:ctrlPr>
              <w:rPr>
                <w:rFonts w:ascii="Cambria Math" w:hAnsi="Cambria Math"/>
                <w:lang w:val="en-GB"/>
              </w:rPr>
            </m:ctrlPr>
          </m:sSubPr>
          <m:e>
            <m:r>
              <m:rPr>
                <m:sty m:val="b"/>
              </m:rPr>
              <w:rPr>
                <w:rFonts w:ascii="Cambria Math" w:hAnsi="Cambria Math"/>
                <w:lang w:val="en-GB"/>
                <w:rPrChange w:id="1523" w:author="Tim Challman" w:date="2019-03-09T09:55:00Z">
                  <w:rPr>
                    <w:rFonts w:ascii="Cambria Math" w:hAnsi="Cambria Math"/>
                  </w:rPr>
                </w:rPrChange>
              </w:rPr>
              <m:t>t</m:t>
            </m:r>
          </m:e>
          <m:sub>
            <m:r>
              <w:rPr>
                <w:rFonts w:ascii="Cambria Math" w:hAnsi="Cambria Math"/>
                <w:lang w:val="en-GB"/>
                <w:rPrChange w:id="1524" w:author="Tim Challman" w:date="2019-03-09T09:55:00Z">
                  <w:rPr>
                    <w:rFonts w:ascii="Cambria Math" w:hAnsi="Cambria Math"/>
                  </w:rPr>
                </w:rPrChange>
              </w:rPr>
              <m:t>u</m:t>
            </m:r>
          </m:sub>
        </m:sSub>
      </m:oMath>
      <w:r w:rsidRPr="00A26112">
        <w:rPr>
          <w:lang w:val="en-GB"/>
          <w:rPrChange w:id="1525" w:author="Tim Challman" w:date="2019-03-09T09:55:00Z">
            <w:rPr/>
          </w:rPrChange>
        </w:rPr>
        <w:t>.</w:t>
      </w:r>
    </w:p>
    <w:p w14:paraId="16B37E15" w14:textId="77777777" w:rsidR="0096095D" w:rsidRPr="00A26112" w:rsidRDefault="00CF708D">
      <w:pPr>
        <w:pStyle w:val="BodyText"/>
        <w:rPr>
          <w:lang w:val="en-GB"/>
          <w:rPrChange w:id="1526" w:author="Tim Challman" w:date="2019-03-09T09:55:00Z">
            <w:rPr/>
          </w:rPrChange>
        </w:rPr>
      </w:pPr>
      <w:r w:rsidRPr="00A26112">
        <w:rPr>
          <w:lang w:val="en-GB"/>
          <w:rPrChange w:id="1527" w:author="Tim Challman" w:date="2019-03-09T09:55:00Z">
            <w:rPr/>
          </w:rPrChange>
        </w:rPr>
        <w:t>Since higher prediction errors correspond</w:t>
      </w:r>
      <w:del w:id="1528" w:author="Tim Challman" w:date="2019-03-09T09:23:00Z">
        <w:r w:rsidRPr="00A26112" w:rsidDel="00642EC1">
          <w:rPr>
            <w:lang w:val="en-GB"/>
            <w:rPrChange w:id="1529" w:author="Tim Challman" w:date="2019-03-09T09:55:00Z">
              <w:rPr/>
            </w:rPrChange>
          </w:rPr>
          <w:delText>s</w:delText>
        </w:r>
      </w:del>
      <w:r w:rsidRPr="00A26112">
        <w:rPr>
          <w:lang w:val="en-GB"/>
          <w:rPrChange w:id="1530" w:author="Tim Challman" w:date="2019-03-09T09:55:00Z">
            <w:rPr/>
          </w:rPrChange>
        </w:rPr>
        <w:t xml:space="preserve"> to high scores, the plot shows that the PCR, PLS1 and PLS2 methods are influenced by the two levels of position of relevant predictor components. When the relevant predictors are at positions 5, 6, 7, 8, the eigenvalues corresponding to them are relatively smaller. This also suggests that PCR, PLS1 and PLS2 depend</w:t>
      </w:r>
      <w:del w:id="1531" w:author="Tim Challman" w:date="2019-03-09T09:24:00Z">
        <w:r w:rsidRPr="00A26112" w:rsidDel="00642EC1">
          <w:rPr>
            <w:lang w:val="en-GB"/>
            <w:rPrChange w:id="1532" w:author="Tim Challman" w:date="2019-03-09T09:55:00Z">
              <w:rPr/>
            </w:rPrChange>
          </w:rPr>
          <w:delText>s</w:delText>
        </w:r>
      </w:del>
      <w:r w:rsidRPr="00A26112">
        <w:rPr>
          <w:lang w:val="en-GB"/>
          <w:rPrChange w:id="1533" w:author="Tim Challman" w:date="2019-03-09T09:55:00Z">
            <w:rPr/>
          </w:rPrChange>
        </w:rPr>
        <w:t xml:space="preserve"> </w:t>
      </w:r>
      <w:del w:id="1534" w:author="Tim Challman" w:date="2019-03-09T09:24:00Z">
        <w:r w:rsidRPr="00A26112" w:rsidDel="00642EC1">
          <w:rPr>
            <w:lang w:val="en-GB"/>
            <w:rPrChange w:id="1535" w:author="Tim Challman" w:date="2019-03-09T09:55:00Z">
              <w:rPr/>
            </w:rPrChange>
          </w:rPr>
          <w:delText xml:space="preserve">heavily </w:delText>
        </w:r>
      </w:del>
      <w:ins w:id="1536" w:author="Tim Challman" w:date="2019-03-09T09:24:00Z">
        <w:r w:rsidR="00642EC1" w:rsidRPr="00A26112">
          <w:rPr>
            <w:lang w:val="en-GB"/>
            <w:rPrChange w:id="1537" w:author="Tim Challman" w:date="2019-03-09T09:55:00Z">
              <w:rPr/>
            </w:rPrChange>
          </w:rPr>
          <w:t xml:space="preserve">greatly </w:t>
        </w:r>
      </w:ins>
      <w:r w:rsidRPr="00A26112">
        <w:rPr>
          <w:lang w:val="en-GB"/>
          <w:rPrChange w:id="1538" w:author="Tim Challman" w:date="2019-03-09T09:55:00Z">
            <w:rPr/>
          </w:rPrChange>
        </w:rPr>
        <w:t>on the position of the relevant components</w:t>
      </w:r>
      <w:ins w:id="1539" w:author="Tim Challman" w:date="2019-03-09T09:24:00Z">
        <w:r w:rsidR="00642EC1" w:rsidRPr="00A26112">
          <w:rPr>
            <w:lang w:val="en-GB"/>
            <w:rPrChange w:id="1540" w:author="Tim Challman" w:date="2019-03-09T09:55:00Z">
              <w:rPr/>
            </w:rPrChange>
          </w:rPr>
          <w:t>,</w:t>
        </w:r>
      </w:ins>
      <w:r w:rsidRPr="00A26112">
        <w:rPr>
          <w:lang w:val="en-GB"/>
          <w:rPrChange w:id="1541" w:author="Tim Challman" w:date="2019-03-09T09:55:00Z">
            <w:rPr/>
          </w:rPrChange>
        </w:rPr>
        <w:t xml:space="preserve"> and the variation of these components affect</w:t>
      </w:r>
      <w:ins w:id="1542" w:author="Tim Challman" w:date="2019-03-09T09:24:00Z">
        <w:r w:rsidR="00642EC1" w:rsidRPr="00A26112">
          <w:rPr>
            <w:lang w:val="en-GB"/>
            <w:rPrChange w:id="1543" w:author="Tim Challman" w:date="2019-03-09T09:55:00Z">
              <w:rPr/>
            </w:rPrChange>
          </w:rPr>
          <w:t>s</w:t>
        </w:r>
      </w:ins>
      <w:r w:rsidRPr="00A26112">
        <w:rPr>
          <w:lang w:val="en-GB"/>
          <w:rPrChange w:id="1544" w:author="Tim Challman" w:date="2019-03-09T09:55:00Z">
            <w:rPr/>
          </w:rPrChange>
        </w:rPr>
        <w:t xml:space="preserve"> their prediction performance. However, the envelope methods appeared to be less influenced by </w:t>
      </w:r>
      <w:r w:rsidRPr="00A26112">
        <w:rPr>
          <w:rStyle w:val="VerbatimChar"/>
          <w:lang w:val="en-GB"/>
          <w:rPrChange w:id="1545" w:author="Tim Challman" w:date="2019-03-09T09:55:00Z">
            <w:rPr>
              <w:rStyle w:val="VerbatimChar"/>
            </w:rPr>
          </w:rPrChange>
        </w:rPr>
        <w:t>relpos</w:t>
      </w:r>
      <w:r w:rsidRPr="00A26112">
        <w:rPr>
          <w:lang w:val="en-GB"/>
          <w:rPrChange w:id="1546" w:author="Tim Challman" w:date="2019-03-09T09:55:00Z">
            <w:rPr/>
          </w:rPrChange>
        </w:rPr>
        <w:t xml:space="preserve"> in this regard.</w:t>
      </w:r>
    </w:p>
    <w:p w14:paraId="7EF8ADDD" w14:textId="77777777" w:rsidR="0096095D" w:rsidRPr="00A26112" w:rsidRDefault="00CF708D">
      <w:pPr>
        <w:pStyle w:val="FigurewithCaption"/>
        <w:rPr>
          <w:lang w:val="en-GB"/>
          <w:rPrChange w:id="1547" w:author="Tim Challman" w:date="2019-03-09T09:55:00Z">
            <w:rPr/>
          </w:rPrChange>
        </w:rPr>
      </w:pPr>
      <w:r w:rsidRPr="00A26112">
        <w:rPr>
          <w:noProof/>
          <w:lang w:val="en-GB" w:eastAsia="nb-NO"/>
          <w:rPrChange w:id="1548" w:author="Tim Challman" w:date="2019-03-09T09:55:00Z">
            <w:rPr>
              <w:noProof/>
              <w:lang w:val="nb-NO" w:eastAsia="nb-NO"/>
            </w:rPr>
          </w:rPrChange>
        </w:rPr>
        <w:drawing>
          <wp:inline distT="0" distB="0" distL="0" distR="0" wp14:anchorId="045A5846" wp14:editId="18F937E5">
            <wp:extent cx="5400000" cy="4320000"/>
            <wp:effectExtent l="0" t="0" r="0" b="0"/>
            <wp:docPr id="5" name="Picture" descr="Figure 5 Scores density corresponding to first principal component of error dataset (\mathbf{u}) subdivided by methods, gamma and eta and grouped by rel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in_files/figure-docx/pred-pca-hist-mthd-gamma-relpos-1.png"/>
                    <pic:cNvPicPr>
                      <a:picLocks noChangeAspect="1" noChangeArrowheads="1"/>
                    </pic:cNvPicPr>
                  </pic:nvPicPr>
                  <pic:blipFill>
                    <a:blip r:embed="rId15"/>
                    <a:stretch>
                      <a:fillRect/>
                    </a:stretch>
                  </pic:blipFill>
                  <pic:spPr bwMode="auto">
                    <a:xfrm>
                      <a:off x="0" y="0"/>
                      <a:ext cx="5400000" cy="4320000"/>
                    </a:xfrm>
                    <a:prstGeom prst="rect">
                      <a:avLst/>
                    </a:prstGeom>
                    <a:noFill/>
                    <a:ln w="9525">
                      <a:noFill/>
                      <a:headEnd/>
                      <a:tailEnd/>
                    </a:ln>
                  </pic:spPr>
                </pic:pic>
              </a:graphicData>
            </a:graphic>
          </wp:inline>
        </w:drawing>
      </w:r>
    </w:p>
    <w:p w14:paraId="2532E701" w14:textId="77777777" w:rsidR="0096095D" w:rsidRPr="00A26112" w:rsidRDefault="00CF708D">
      <w:pPr>
        <w:pStyle w:val="ImageCaption"/>
        <w:rPr>
          <w:lang w:val="en-GB"/>
          <w:rPrChange w:id="1549" w:author="Tim Challman" w:date="2019-03-09T09:55:00Z">
            <w:rPr/>
          </w:rPrChange>
        </w:rPr>
      </w:pPr>
      <w:r w:rsidRPr="00A26112">
        <w:rPr>
          <w:lang w:val="en-GB"/>
          <w:rPrChange w:id="1550" w:author="Tim Challman" w:date="2019-03-09T09:55:00Z">
            <w:rPr/>
          </w:rPrChange>
        </w:rPr>
        <w:t>Figure 5 Scores density corresponding to first principal component of error dataset (</w:t>
      </w:r>
      <m:oMath>
        <m:r>
          <m:rPr>
            <m:sty m:val="bi"/>
          </m:rPr>
          <w:rPr>
            <w:rFonts w:ascii="Cambria Math" w:hAnsi="Cambria Math"/>
            <w:lang w:val="en-GB"/>
            <w:rPrChange w:id="1551" w:author="Tim Challman" w:date="2019-03-09T09:55:00Z">
              <w:rPr>
                <w:rFonts w:ascii="Cambria Math" w:hAnsi="Cambria Math"/>
              </w:rPr>
            </w:rPrChange>
          </w:rPr>
          <m:t>u</m:t>
        </m:r>
      </m:oMath>
      <w:r w:rsidRPr="00A26112">
        <w:rPr>
          <w:lang w:val="en-GB"/>
          <w:rPrChange w:id="1552" w:author="Tim Challman" w:date="2019-03-09T09:55:00Z">
            <w:rPr/>
          </w:rPrChange>
        </w:rPr>
        <w:t xml:space="preserve">) subdivided by </w:t>
      </w:r>
      <w:r w:rsidRPr="00A26112">
        <w:rPr>
          <w:rStyle w:val="VerbatimChar"/>
          <w:lang w:val="en-GB"/>
          <w:rPrChange w:id="1553" w:author="Tim Challman" w:date="2019-03-09T09:55:00Z">
            <w:rPr>
              <w:rStyle w:val="VerbatimChar"/>
            </w:rPr>
          </w:rPrChange>
        </w:rPr>
        <w:t>methods</w:t>
      </w:r>
      <w:r w:rsidRPr="00A26112">
        <w:rPr>
          <w:lang w:val="en-GB"/>
          <w:rPrChange w:id="1554" w:author="Tim Challman" w:date="2019-03-09T09:55:00Z">
            <w:rPr/>
          </w:rPrChange>
        </w:rPr>
        <w:t xml:space="preserve">, </w:t>
      </w:r>
      <w:r w:rsidRPr="00A26112">
        <w:rPr>
          <w:rStyle w:val="VerbatimChar"/>
          <w:lang w:val="en-GB"/>
          <w:rPrChange w:id="1555" w:author="Tim Challman" w:date="2019-03-09T09:55:00Z">
            <w:rPr>
              <w:rStyle w:val="VerbatimChar"/>
            </w:rPr>
          </w:rPrChange>
        </w:rPr>
        <w:t>gamma</w:t>
      </w:r>
      <w:r w:rsidRPr="00A26112">
        <w:rPr>
          <w:lang w:val="en-GB"/>
          <w:rPrChange w:id="1556" w:author="Tim Challman" w:date="2019-03-09T09:55:00Z">
            <w:rPr/>
          </w:rPrChange>
        </w:rPr>
        <w:t xml:space="preserve"> and </w:t>
      </w:r>
      <w:r w:rsidRPr="00A26112">
        <w:rPr>
          <w:rStyle w:val="VerbatimChar"/>
          <w:lang w:val="en-GB"/>
          <w:rPrChange w:id="1557" w:author="Tim Challman" w:date="2019-03-09T09:55:00Z">
            <w:rPr>
              <w:rStyle w:val="VerbatimChar"/>
            </w:rPr>
          </w:rPrChange>
        </w:rPr>
        <w:t>eta</w:t>
      </w:r>
      <w:r w:rsidRPr="00A26112">
        <w:rPr>
          <w:lang w:val="en-GB"/>
          <w:rPrChange w:id="1558" w:author="Tim Challman" w:date="2019-03-09T09:55:00Z">
            <w:rPr/>
          </w:rPrChange>
        </w:rPr>
        <w:t xml:space="preserve"> and grouped by </w:t>
      </w:r>
      <w:r w:rsidRPr="00A26112">
        <w:rPr>
          <w:rStyle w:val="VerbatimChar"/>
          <w:lang w:val="en-GB"/>
          <w:rPrChange w:id="1559" w:author="Tim Challman" w:date="2019-03-09T09:55:00Z">
            <w:rPr>
              <w:rStyle w:val="VerbatimChar"/>
            </w:rPr>
          </w:rPrChange>
        </w:rPr>
        <w:t>relpos</w:t>
      </w:r>
      <w:r w:rsidRPr="00A26112">
        <w:rPr>
          <w:lang w:val="en-GB"/>
          <w:rPrChange w:id="1560" w:author="Tim Challman" w:date="2019-03-09T09:55:00Z">
            <w:rPr/>
          </w:rPrChange>
        </w:rPr>
        <w:t>.</w:t>
      </w:r>
    </w:p>
    <w:p w14:paraId="2CD4E49C" w14:textId="77777777" w:rsidR="0096095D" w:rsidRPr="00A26112" w:rsidRDefault="00CF708D">
      <w:pPr>
        <w:pStyle w:val="BodyText"/>
        <w:rPr>
          <w:lang w:val="en-GB"/>
          <w:rPrChange w:id="1561" w:author="Tim Challman" w:date="2019-03-09T09:55:00Z">
            <w:rPr/>
          </w:rPrChange>
        </w:rPr>
      </w:pPr>
      <w:r w:rsidRPr="00A26112">
        <w:rPr>
          <w:lang w:val="en-GB"/>
          <w:rPrChange w:id="1562" w:author="Tim Challman" w:date="2019-03-09T09:55:00Z">
            <w:rPr/>
          </w:rPrChange>
        </w:rPr>
        <w:t xml:space="preserve">In addition, the plot also shows that the effect of </w:t>
      </w:r>
      <w:r w:rsidRPr="00A26112">
        <w:rPr>
          <w:rStyle w:val="VerbatimChar"/>
          <w:lang w:val="en-GB"/>
          <w:rPrChange w:id="1563" w:author="Tim Challman" w:date="2019-03-09T09:55:00Z">
            <w:rPr>
              <w:rStyle w:val="VerbatimChar"/>
            </w:rPr>
          </w:rPrChange>
        </w:rPr>
        <w:t>gamma</w:t>
      </w:r>
      <w:r w:rsidRPr="00A26112">
        <w:rPr>
          <w:lang w:val="en-GB"/>
          <w:rPrChange w:id="1564" w:author="Tim Challman" w:date="2019-03-09T09:55:00Z">
            <w:rPr/>
          </w:rPrChange>
        </w:rPr>
        <w:t xml:space="preserve">, i.e., the level of multicollinearity, has </w:t>
      </w:r>
      <w:del w:id="1565" w:author="Tim Challman" w:date="2019-03-09T09:25:00Z">
        <w:r w:rsidRPr="00A26112" w:rsidDel="00642EC1">
          <w:rPr>
            <w:lang w:val="en-GB"/>
            <w:rPrChange w:id="1566" w:author="Tim Challman" w:date="2019-03-09T09:55:00Z">
              <w:rPr/>
            </w:rPrChange>
          </w:rPr>
          <w:delText xml:space="preserve">smaller </w:delText>
        </w:r>
      </w:del>
      <w:ins w:id="1567" w:author="Tim Challman" w:date="2019-03-09T09:25:00Z">
        <w:r w:rsidR="00642EC1" w:rsidRPr="00A26112">
          <w:rPr>
            <w:lang w:val="en-GB"/>
            <w:rPrChange w:id="1568" w:author="Tim Challman" w:date="2019-03-09T09:55:00Z">
              <w:rPr/>
            </w:rPrChange>
          </w:rPr>
          <w:t xml:space="preserve">a lesser </w:t>
        </w:r>
      </w:ins>
      <w:r w:rsidRPr="00A26112">
        <w:rPr>
          <w:lang w:val="en-GB"/>
          <w:rPrChange w:id="1569" w:author="Tim Challman" w:date="2019-03-09T09:55:00Z">
            <w:rPr/>
          </w:rPrChange>
        </w:rPr>
        <w:t xml:space="preserve">effect when the relevant predictors are at positions 1, 2, 3, 4. This indicates that the methods are somewhat robust </w:t>
      </w:r>
      <w:del w:id="1570" w:author="Tim Challman" w:date="2019-03-09T09:25:00Z">
        <w:r w:rsidRPr="00A26112" w:rsidDel="00397C41">
          <w:rPr>
            <w:lang w:val="en-GB"/>
            <w:rPrChange w:id="1571" w:author="Tim Challman" w:date="2019-03-09T09:55:00Z">
              <w:rPr/>
            </w:rPrChange>
          </w:rPr>
          <w:delText xml:space="preserve">to </w:delText>
        </w:r>
      </w:del>
      <w:ins w:id="1572" w:author="Tim Challman" w:date="2019-03-09T09:25:00Z">
        <w:r w:rsidR="00397C41" w:rsidRPr="00A26112">
          <w:rPr>
            <w:lang w:val="en-GB"/>
            <w:rPrChange w:id="1573" w:author="Tim Challman" w:date="2019-03-09T09:55:00Z">
              <w:rPr/>
            </w:rPrChange>
          </w:rPr>
          <w:t xml:space="preserve">for </w:t>
        </w:r>
      </w:ins>
      <w:r w:rsidRPr="00A26112">
        <w:rPr>
          <w:lang w:val="en-GB"/>
          <w:rPrChange w:id="1574" w:author="Tim Challman" w:date="2019-03-09T09:55:00Z">
            <w:rPr/>
          </w:rPrChange>
        </w:rPr>
        <w:t>handl</w:t>
      </w:r>
      <w:ins w:id="1575" w:author="Tim Challman" w:date="2019-03-09T09:26:00Z">
        <w:r w:rsidR="00397C41" w:rsidRPr="00A26112">
          <w:rPr>
            <w:lang w:val="en-GB"/>
            <w:rPrChange w:id="1576" w:author="Tim Challman" w:date="2019-03-09T09:55:00Z">
              <w:rPr/>
            </w:rPrChange>
          </w:rPr>
          <w:t>ing</w:t>
        </w:r>
      </w:ins>
      <w:del w:id="1577" w:author="Tim Challman" w:date="2019-03-09T09:25:00Z">
        <w:r w:rsidRPr="00A26112" w:rsidDel="00397C41">
          <w:rPr>
            <w:lang w:val="en-GB"/>
            <w:rPrChange w:id="1578" w:author="Tim Challman" w:date="2019-03-09T09:55:00Z">
              <w:rPr/>
            </w:rPrChange>
          </w:rPr>
          <w:delText>e</w:delText>
        </w:r>
      </w:del>
      <w:r w:rsidRPr="00A26112">
        <w:rPr>
          <w:lang w:val="en-GB"/>
          <w:rPrChange w:id="1579" w:author="Tim Challman" w:date="2019-03-09T09:55:00Z">
            <w:rPr/>
          </w:rPrChange>
        </w:rPr>
        <w:t xml:space="preserve"> collinear predictors. </w:t>
      </w:r>
      <w:del w:id="1580" w:author="Tim Challman" w:date="2019-03-09T09:26:00Z">
        <w:r w:rsidRPr="00A26112" w:rsidDel="00397C41">
          <w:rPr>
            <w:lang w:val="en-GB"/>
            <w:rPrChange w:id="1581" w:author="Tim Challman" w:date="2019-03-09T09:55:00Z">
              <w:rPr/>
            </w:rPrChange>
          </w:rPr>
          <w:delText>Although</w:delText>
        </w:r>
      </w:del>
      <w:ins w:id="1582" w:author="Tim Challman" w:date="2019-03-09T09:26:00Z">
        <w:r w:rsidR="00397C41" w:rsidRPr="00A26112">
          <w:rPr>
            <w:lang w:val="en-GB"/>
            <w:rPrChange w:id="1583" w:author="Tim Challman" w:date="2019-03-09T09:55:00Z">
              <w:rPr/>
            </w:rPrChange>
          </w:rPr>
          <w:t>Nevertheless</w:t>
        </w:r>
      </w:ins>
      <w:r w:rsidRPr="00A26112">
        <w:rPr>
          <w:lang w:val="en-GB"/>
          <w:rPrChange w:id="1584" w:author="Tim Challman" w:date="2019-03-09T09:55:00Z">
            <w:rPr/>
          </w:rPrChange>
        </w:rPr>
        <w:t xml:space="preserve">, when the relevant predictors are at positions 5, 6, 7, 8, high multicollinearity results in small variance of these relevant </w:t>
      </w:r>
      <w:r w:rsidRPr="00A26112">
        <w:rPr>
          <w:lang w:val="en-GB"/>
          <w:rPrChange w:id="1585" w:author="Tim Challman" w:date="2019-03-09T09:55:00Z">
            <w:rPr/>
          </w:rPrChange>
        </w:rPr>
        <w:lastRenderedPageBreak/>
        <w:t xml:space="preserve">components and consequently </w:t>
      </w:r>
      <w:del w:id="1586" w:author="Tim Challman" w:date="2019-03-09T09:26:00Z">
        <w:r w:rsidRPr="00A26112" w:rsidDel="00397C41">
          <w:rPr>
            <w:lang w:val="en-GB"/>
            <w:rPrChange w:id="1587" w:author="Tim Challman" w:date="2019-03-09T09:55:00Z">
              <w:rPr/>
            </w:rPrChange>
          </w:rPr>
          <w:delText xml:space="preserve">gives </w:delText>
        </w:r>
      </w:del>
      <w:ins w:id="1588" w:author="Tim Challman" w:date="2019-03-09T09:26:00Z">
        <w:r w:rsidR="00397C41" w:rsidRPr="00A26112">
          <w:rPr>
            <w:lang w:val="en-GB"/>
            <w:rPrChange w:id="1589" w:author="Tim Challman" w:date="2019-03-09T09:55:00Z">
              <w:rPr/>
            </w:rPrChange>
          </w:rPr>
          <w:t xml:space="preserve">yields </w:t>
        </w:r>
      </w:ins>
      <w:r w:rsidRPr="00A26112">
        <w:rPr>
          <w:lang w:val="en-GB"/>
          <w:rPrChange w:id="1590" w:author="Tim Challman" w:date="2019-03-09T09:55:00Z">
            <w:rPr/>
          </w:rPrChange>
        </w:rPr>
        <w:t xml:space="preserve">poor prediction. This is in accordance with the findings </w:t>
      </w:r>
      <w:del w:id="1591" w:author="Tim Challman" w:date="2019-03-09T09:27:00Z">
        <w:r w:rsidRPr="00A26112" w:rsidDel="00397C41">
          <w:rPr>
            <w:lang w:val="en-GB"/>
            <w:rPrChange w:id="1592" w:author="Tim Challman" w:date="2019-03-09T09:55:00Z">
              <w:rPr/>
            </w:rPrChange>
          </w:rPr>
          <w:delText xml:space="preserve">by </w:delText>
        </w:r>
      </w:del>
      <w:ins w:id="1593" w:author="Tim Challman" w:date="2019-03-09T09:27:00Z">
        <w:r w:rsidR="00397C41" w:rsidRPr="00A26112">
          <w:rPr>
            <w:lang w:val="en-GB"/>
            <w:rPrChange w:id="1594" w:author="Tim Challman" w:date="2019-03-09T09:55:00Z">
              <w:rPr/>
            </w:rPrChange>
          </w:rPr>
          <w:t xml:space="preserve">of </w:t>
        </w:r>
      </w:ins>
      <w:r w:rsidRPr="00A26112">
        <w:rPr>
          <w:lang w:val="en-GB"/>
          <w:rPrChange w:id="1595" w:author="Tim Challman" w:date="2019-03-09T09:55:00Z">
            <w:rPr/>
          </w:rPrChange>
        </w:rPr>
        <w:t>Helland and Almøy (</w:t>
      </w:r>
      <w:r w:rsidR="00A52EAC" w:rsidRPr="00A26112">
        <w:rPr>
          <w:lang w:val="en-GB"/>
          <w:rPrChange w:id="1596" w:author="Tim Challman" w:date="2019-03-09T09:55:00Z">
            <w:rPr/>
          </w:rPrChange>
        </w:rPr>
        <w:fldChar w:fldCharType="begin"/>
      </w:r>
      <w:r w:rsidR="00A52EAC" w:rsidRPr="00A26112">
        <w:rPr>
          <w:lang w:val="en-GB"/>
          <w:rPrChange w:id="1597" w:author="Tim Challman" w:date="2019-03-09T09:55:00Z">
            <w:rPr/>
          </w:rPrChange>
        </w:rPr>
        <w:instrText xml:space="preserve"> HYPERLINK \l "ref-Helland1994b" \h </w:instrText>
      </w:r>
      <w:r w:rsidR="00A52EAC" w:rsidRPr="00A26112">
        <w:rPr>
          <w:lang w:val="en-GB"/>
          <w:rPrChange w:id="1598" w:author="Tim Challman" w:date="2019-03-09T09:55:00Z">
            <w:rPr>
              <w:rStyle w:val="Hyperlink"/>
            </w:rPr>
          </w:rPrChange>
        </w:rPr>
        <w:fldChar w:fldCharType="separate"/>
      </w:r>
      <w:r w:rsidRPr="00A26112">
        <w:rPr>
          <w:rStyle w:val="Hyperlink"/>
          <w:lang w:val="en-GB"/>
          <w:rPrChange w:id="1599" w:author="Tim Challman" w:date="2019-03-09T09:55:00Z">
            <w:rPr>
              <w:rStyle w:val="Hyperlink"/>
            </w:rPr>
          </w:rPrChange>
        </w:rPr>
        <w:t>1994</w:t>
      </w:r>
      <w:r w:rsidR="00A52EAC" w:rsidRPr="00A26112">
        <w:rPr>
          <w:rStyle w:val="Hyperlink"/>
          <w:lang w:val="en-GB"/>
          <w:rPrChange w:id="1600" w:author="Tim Challman" w:date="2019-03-09T09:55:00Z">
            <w:rPr>
              <w:rStyle w:val="Hyperlink"/>
            </w:rPr>
          </w:rPrChange>
        </w:rPr>
        <w:fldChar w:fldCharType="end"/>
      </w:r>
      <w:r w:rsidRPr="00A26112">
        <w:rPr>
          <w:lang w:val="en-GB"/>
          <w:rPrChange w:id="1601" w:author="Tim Challman" w:date="2019-03-09T09:55:00Z">
            <w:rPr/>
          </w:rPrChange>
        </w:rPr>
        <w:t>).</w:t>
      </w:r>
    </w:p>
    <w:p w14:paraId="7E5306F1" w14:textId="77777777" w:rsidR="0096095D" w:rsidRPr="00A26112" w:rsidRDefault="00CF708D">
      <w:pPr>
        <w:pStyle w:val="BodyText"/>
        <w:rPr>
          <w:lang w:val="en-GB"/>
          <w:rPrChange w:id="1602" w:author="Tim Challman" w:date="2019-03-09T09:55:00Z">
            <w:rPr/>
          </w:rPrChange>
        </w:rPr>
      </w:pPr>
      <w:r w:rsidRPr="00A26112">
        <w:rPr>
          <w:lang w:val="en-GB"/>
          <w:rPrChange w:id="1603" w:author="Tim Challman" w:date="2019-03-09T09:55:00Z">
            <w:rPr/>
          </w:rPrChange>
        </w:rPr>
        <w:t>Further</w:t>
      </w:r>
      <w:ins w:id="1604" w:author="Tim Challman" w:date="2019-03-09T09:27:00Z">
        <w:r w:rsidR="00397C41" w:rsidRPr="00A26112">
          <w:rPr>
            <w:lang w:val="en-GB"/>
            <w:rPrChange w:id="1605" w:author="Tim Challman" w:date="2019-03-09T09:55:00Z">
              <w:rPr/>
            </w:rPrChange>
          </w:rPr>
          <w:t>more</w:t>
        </w:r>
      </w:ins>
      <w:r w:rsidRPr="00A26112">
        <w:rPr>
          <w:lang w:val="en-GB"/>
          <w:rPrChange w:id="1606" w:author="Tim Challman" w:date="2019-03-09T09:55:00Z">
            <w:rPr/>
          </w:rPrChange>
        </w:rPr>
        <w:t xml:space="preserve">, the density curves for PCR, PLS1 and PLS2 are similar for different levels of </w:t>
      </w:r>
      <w:r w:rsidRPr="00A26112">
        <w:rPr>
          <w:rStyle w:val="VerbatimChar"/>
          <w:lang w:val="en-GB"/>
          <w:rPrChange w:id="1607" w:author="Tim Challman" w:date="2019-03-09T09:55:00Z">
            <w:rPr>
              <w:rStyle w:val="VerbatimChar"/>
            </w:rPr>
          </w:rPrChange>
        </w:rPr>
        <w:t>eta</w:t>
      </w:r>
      <w:r w:rsidRPr="00A26112">
        <w:rPr>
          <w:lang w:val="en-GB"/>
          <w:rPrChange w:id="1608" w:author="Tim Challman" w:date="2019-03-09T09:55:00Z">
            <w:rPr/>
          </w:rPrChange>
        </w:rPr>
        <w:t xml:space="preserve">, i.e., the factor controlling the correlation between responses. However the envelope models have </w:t>
      </w:r>
      <w:ins w:id="1609" w:author="Tim Challman" w:date="2019-03-09T09:27:00Z">
        <w:r w:rsidR="00397C41" w:rsidRPr="00A26112">
          <w:rPr>
            <w:lang w:val="en-GB"/>
            <w:rPrChange w:id="1610" w:author="Tim Challman" w:date="2019-03-09T09:55:00Z">
              <w:rPr/>
            </w:rPrChange>
          </w:rPr>
          <w:t xml:space="preserve">been </w:t>
        </w:r>
      </w:ins>
      <w:r w:rsidRPr="00A26112">
        <w:rPr>
          <w:lang w:val="en-GB"/>
          <w:rPrChange w:id="1611" w:author="Tim Challman" w:date="2019-03-09T09:55:00Z">
            <w:rPr/>
          </w:rPrChange>
        </w:rPr>
        <w:t>shown to have distinct interaction</w:t>
      </w:r>
      <w:ins w:id="1612" w:author="Tim Challman" w:date="2019-03-09T09:28:00Z">
        <w:r w:rsidR="00397C41" w:rsidRPr="00A26112">
          <w:rPr>
            <w:lang w:val="en-GB"/>
            <w:rPrChange w:id="1613" w:author="Tim Challman" w:date="2019-03-09T09:55:00Z">
              <w:rPr/>
            </w:rPrChange>
          </w:rPr>
          <w:t>s</w:t>
        </w:r>
      </w:ins>
      <w:r w:rsidRPr="00A26112">
        <w:rPr>
          <w:lang w:val="en-GB"/>
          <w:rPrChange w:id="1614" w:author="Tim Challman" w:date="2019-03-09T09:55:00Z">
            <w:rPr/>
          </w:rPrChange>
        </w:rPr>
        <w:t xml:space="preserve"> between </w:t>
      </w:r>
      <w:ins w:id="1615" w:author="Tim Challman" w:date="2019-03-09T09:28:00Z">
        <w:r w:rsidR="00397C41" w:rsidRPr="00A26112">
          <w:rPr>
            <w:lang w:val="en-GB"/>
            <w:rPrChange w:id="1616" w:author="Tim Challman" w:date="2019-03-09T09:55:00Z">
              <w:rPr/>
            </w:rPrChange>
          </w:rPr>
          <w:t xml:space="preserve">the </w:t>
        </w:r>
      </w:ins>
      <w:r w:rsidRPr="00A26112">
        <w:rPr>
          <w:lang w:val="en-GB"/>
          <w:rPrChange w:id="1617" w:author="Tim Challman" w:date="2019-03-09T09:55:00Z">
            <w:rPr/>
          </w:rPrChange>
        </w:rPr>
        <w:t>position</w:t>
      </w:r>
      <w:ins w:id="1618" w:author="Tim Challman" w:date="2019-03-09T09:28:00Z">
        <w:r w:rsidR="00397C41" w:rsidRPr="00A26112">
          <w:rPr>
            <w:lang w:val="en-GB"/>
            <w:rPrChange w:id="1619" w:author="Tim Challman" w:date="2019-03-09T09:55:00Z">
              <w:rPr/>
            </w:rPrChange>
          </w:rPr>
          <w:t>s</w:t>
        </w:r>
      </w:ins>
      <w:r w:rsidRPr="00A26112">
        <w:rPr>
          <w:lang w:val="en-GB"/>
          <w:rPrChange w:id="1620" w:author="Tim Challman" w:date="2019-03-09T09:55:00Z">
            <w:rPr/>
          </w:rPrChange>
        </w:rPr>
        <w:t xml:space="preserve"> of relevant components (</w:t>
      </w:r>
      <w:r w:rsidRPr="00A26112">
        <w:rPr>
          <w:rStyle w:val="VerbatimChar"/>
          <w:lang w:val="en-GB"/>
          <w:rPrChange w:id="1621" w:author="Tim Challman" w:date="2019-03-09T09:55:00Z">
            <w:rPr>
              <w:rStyle w:val="VerbatimChar"/>
            </w:rPr>
          </w:rPrChange>
        </w:rPr>
        <w:t>relpos</w:t>
      </w:r>
      <w:r w:rsidRPr="00A26112">
        <w:rPr>
          <w:lang w:val="en-GB"/>
          <w:rPrChange w:id="1622" w:author="Tim Challman" w:date="2019-03-09T09:55:00Z">
            <w:rPr/>
          </w:rPrChange>
        </w:rPr>
        <w:t xml:space="preserve">) and </w:t>
      </w:r>
      <w:r w:rsidRPr="00A26112">
        <w:rPr>
          <w:rStyle w:val="VerbatimChar"/>
          <w:lang w:val="en-GB"/>
          <w:rPrChange w:id="1623" w:author="Tim Challman" w:date="2019-03-09T09:55:00Z">
            <w:rPr>
              <w:rStyle w:val="VerbatimChar"/>
            </w:rPr>
          </w:rPrChange>
        </w:rPr>
        <w:t>eta</w:t>
      </w:r>
      <w:r w:rsidRPr="00A26112">
        <w:rPr>
          <w:lang w:val="en-GB"/>
          <w:rPrChange w:id="1624" w:author="Tim Challman" w:date="2019-03-09T09:55:00Z">
            <w:rPr/>
          </w:rPrChange>
        </w:rPr>
        <w:t xml:space="preserve">. Here higher levels of </w:t>
      </w:r>
      <w:r w:rsidRPr="00A26112">
        <w:rPr>
          <w:rStyle w:val="VerbatimChar"/>
          <w:lang w:val="en-GB"/>
          <w:rPrChange w:id="1625" w:author="Tim Challman" w:date="2019-03-09T09:55:00Z">
            <w:rPr>
              <w:rStyle w:val="VerbatimChar"/>
            </w:rPr>
          </w:rPrChange>
        </w:rPr>
        <w:t>eta</w:t>
      </w:r>
      <w:r w:rsidRPr="00A26112">
        <w:rPr>
          <w:lang w:val="en-GB"/>
          <w:rPrChange w:id="1626" w:author="Tim Challman" w:date="2019-03-09T09:55:00Z">
            <w:rPr/>
          </w:rPrChange>
        </w:rPr>
        <w:t xml:space="preserve"> have </w:t>
      </w:r>
      <w:del w:id="1627" w:author="Tim Challman" w:date="2019-03-09T09:28:00Z">
        <w:r w:rsidRPr="00A26112" w:rsidDel="00397C41">
          <w:rPr>
            <w:lang w:val="en-GB"/>
            <w:rPrChange w:id="1628" w:author="Tim Challman" w:date="2019-03-09T09:55:00Z">
              <w:rPr/>
            </w:rPrChange>
          </w:rPr>
          <w:delText xml:space="preserve">given </w:delText>
        </w:r>
      </w:del>
      <w:ins w:id="1629" w:author="Tim Challman" w:date="2019-03-09T09:28:00Z">
        <w:r w:rsidR="00397C41" w:rsidRPr="00A26112">
          <w:rPr>
            <w:lang w:val="en-GB"/>
            <w:rPrChange w:id="1630" w:author="Tim Challman" w:date="2019-03-09T09:55:00Z">
              <w:rPr/>
            </w:rPrChange>
          </w:rPr>
          <w:t xml:space="preserve">yielded </w:t>
        </w:r>
      </w:ins>
      <w:del w:id="1631" w:author="Tim Challman" w:date="2019-03-09T09:28:00Z">
        <w:r w:rsidRPr="00A26112" w:rsidDel="00397C41">
          <w:rPr>
            <w:lang w:val="en-GB"/>
            <w:rPrChange w:id="1632" w:author="Tim Challman" w:date="2019-03-09T09:55:00Z">
              <w:rPr/>
            </w:rPrChange>
          </w:rPr>
          <w:delText xml:space="preserve">larger </w:delText>
        </w:r>
      </w:del>
      <w:ins w:id="1633" w:author="Tim Challman" w:date="2019-03-09T09:28:00Z">
        <w:r w:rsidR="00397C41" w:rsidRPr="00A26112">
          <w:rPr>
            <w:lang w:val="en-GB"/>
            <w:rPrChange w:id="1634" w:author="Tim Challman" w:date="2019-03-09T09:55:00Z">
              <w:rPr/>
            </w:rPrChange>
          </w:rPr>
          <w:t xml:space="preserve">higher </w:t>
        </w:r>
      </w:ins>
      <w:r w:rsidRPr="00A26112">
        <w:rPr>
          <w:lang w:val="en-GB"/>
          <w:rPrChange w:id="1635" w:author="Tim Challman" w:date="2019-03-09T09:55:00Z">
            <w:rPr/>
          </w:rPrChange>
        </w:rPr>
        <w:t xml:space="preserve">scores and clear separation between two </w:t>
      </w:r>
      <w:del w:id="1636" w:author="Tim Challman" w:date="2019-03-08T13:26:00Z">
        <w:r w:rsidRPr="00A26112" w:rsidDel="00A52EAC">
          <w:rPr>
            <w:lang w:val="en-GB"/>
            <w:rPrChange w:id="1637" w:author="Tim Challman" w:date="2019-03-09T09:55:00Z">
              <w:rPr/>
            </w:rPrChange>
          </w:rPr>
          <w:delText>level</w:delText>
        </w:r>
      </w:del>
      <w:ins w:id="1638" w:author="Tim Challman" w:date="2019-03-08T13:26:00Z">
        <w:r w:rsidR="00A52EAC" w:rsidRPr="00A26112">
          <w:rPr>
            <w:lang w:val="en-GB"/>
            <w:rPrChange w:id="1639" w:author="Tim Challman" w:date="2019-03-09T09:55:00Z">
              <w:rPr/>
            </w:rPrChange>
          </w:rPr>
          <w:t>levels</w:t>
        </w:r>
      </w:ins>
      <w:r w:rsidRPr="00A26112">
        <w:rPr>
          <w:lang w:val="en-GB"/>
          <w:rPrChange w:id="1640" w:author="Tim Challman" w:date="2019-03-09T09:55:00Z">
            <w:rPr/>
          </w:rPrChange>
        </w:rPr>
        <w:t xml:space="preserve"> of </w:t>
      </w:r>
      <w:r w:rsidRPr="00A26112">
        <w:rPr>
          <w:rStyle w:val="VerbatimChar"/>
          <w:lang w:val="en-GB"/>
          <w:rPrChange w:id="1641" w:author="Tim Challman" w:date="2019-03-09T09:55:00Z">
            <w:rPr>
              <w:rStyle w:val="VerbatimChar"/>
            </w:rPr>
          </w:rPrChange>
        </w:rPr>
        <w:t>relpos</w:t>
      </w:r>
      <w:r w:rsidRPr="00A26112">
        <w:rPr>
          <w:lang w:val="en-GB"/>
          <w:rPrChange w:id="1642" w:author="Tim Challman" w:date="2019-03-09T09:55:00Z">
            <w:rPr/>
          </w:rPrChange>
        </w:rPr>
        <w:t>.</w:t>
      </w:r>
    </w:p>
    <w:p w14:paraId="523E3653" w14:textId="77777777" w:rsidR="0096095D" w:rsidRPr="00A26112" w:rsidRDefault="00CF708D">
      <w:pPr>
        <w:pStyle w:val="BodyText"/>
        <w:rPr>
          <w:lang w:val="en-GB"/>
          <w:rPrChange w:id="1643" w:author="Tim Challman" w:date="2019-03-09T09:55:00Z">
            <w:rPr/>
          </w:rPrChange>
        </w:rPr>
      </w:pPr>
      <w:r w:rsidRPr="00A26112">
        <w:rPr>
          <w:lang w:val="en-GB"/>
          <w:rPrChange w:id="1644" w:author="Tim Challman" w:date="2019-03-09T09:55:00Z">
            <w:rPr/>
          </w:rPrChange>
        </w:rPr>
        <w:t xml:space="preserve">In the case of high multicollinearity, envelope methods have resulted in some large outliers indicating </w:t>
      </w:r>
      <w:del w:id="1645" w:author="Tim Challman" w:date="2019-03-09T09:29:00Z">
        <w:r w:rsidRPr="00A26112" w:rsidDel="00397C41">
          <w:rPr>
            <w:lang w:val="en-GB"/>
            <w:rPrChange w:id="1646" w:author="Tim Challman" w:date="2019-03-09T09:55:00Z">
              <w:rPr/>
            </w:rPrChange>
          </w:rPr>
          <w:delText xml:space="preserve">that </w:delText>
        </w:r>
      </w:del>
      <w:r w:rsidRPr="00A26112">
        <w:rPr>
          <w:lang w:val="en-GB"/>
          <w:rPrChange w:id="1647" w:author="Tim Challman" w:date="2019-03-09T09:55:00Z">
            <w:rPr/>
          </w:rPrChange>
        </w:rPr>
        <w:t xml:space="preserve">in some cases </w:t>
      </w:r>
      <w:ins w:id="1648" w:author="Tim Challman" w:date="2019-03-09T09:29:00Z">
        <w:r w:rsidR="00397C41" w:rsidRPr="00A26112">
          <w:rPr>
            <w:lang w:val="en-GB"/>
            <w:rPrChange w:id="1649" w:author="Tim Challman" w:date="2019-03-09T09:55:00Z">
              <w:rPr/>
            </w:rPrChange>
          </w:rPr>
          <w:t xml:space="preserve">that </w:t>
        </w:r>
      </w:ins>
      <w:r w:rsidRPr="00A26112">
        <w:rPr>
          <w:lang w:val="en-GB"/>
          <w:rPrChange w:id="1650" w:author="Tim Challman" w:date="2019-03-09T09:55:00Z">
            <w:rPr/>
          </w:rPrChange>
        </w:rPr>
        <w:t xml:space="preserve">the methods can </w:t>
      </w:r>
      <w:del w:id="1651" w:author="Tim Challman" w:date="2019-03-09T09:29:00Z">
        <w:r w:rsidRPr="00A26112" w:rsidDel="00397C41">
          <w:rPr>
            <w:lang w:val="en-GB"/>
            <w:rPrChange w:id="1652" w:author="Tim Challman" w:date="2019-03-09T09:55:00Z">
              <w:rPr/>
            </w:rPrChange>
          </w:rPr>
          <w:delText xml:space="preserve">give </w:delText>
        </w:r>
      </w:del>
      <w:ins w:id="1653" w:author="Tim Challman" w:date="2019-03-09T09:29:00Z">
        <w:r w:rsidR="00397C41" w:rsidRPr="00A26112">
          <w:rPr>
            <w:lang w:val="en-GB"/>
            <w:rPrChange w:id="1654" w:author="Tim Challman" w:date="2019-03-09T09:55:00Z">
              <w:rPr/>
            </w:rPrChange>
          </w:rPr>
          <w:t xml:space="preserve">result in </w:t>
        </w:r>
      </w:ins>
      <w:r w:rsidRPr="00A26112">
        <w:rPr>
          <w:lang w:val="en-GB"/>
          <w:rPrChange w:id="1655" w:author="Tim Challman" w:date="2019-03-09T09:55:00Z">
            <w:rPr/>
          </w:rPrChange>
        </w:rPr>
        <w:t>unexpected prediction.</w:t>
      </w:r>
    </w:p>
    <w:p w14:paraId="37B6E1D9" w14:textId="77777777" w:rsidR="0096095D" w:rsidRPr="00A26112" w:rsidRDefault="00CF708D">
      <w:pPr>
        <w:pStyle w:val="FigurewithCaption"/>
        <w:rPr>
          <w:lang w:val="en-GB"/>
          <w:rPrChange w:id="1656" w:author="Tim Challman" w:date="2019-03-09T09:55:00Z">
            <w:rPr/>
          </w:rPrChange>
        </w:rPr>
      </w:pPr>
      <w:r w:rsidRPr="00A26112">
        <w:rPr>
          <w:noProof/>
          <w:lang w:val="en-GB" w:eastAsia="nb-NO"/>
          <w:rPrChange w:id="1657" w:author="Tim Challman" w:date="2019-03-09T09:55:00Z">
            <w:rPr>
              <w:noProof/>
              <w:lang w:val="nb-NO" w:eastAsia="nb-NO"/>
            </w:rPr>
          </w:rPrChange>
        </w:rPr>
        <w:drawing>
          <wp:inline distT="0" distB="0" distL="0" distR="0" wp14:anchorId="2BE20417" wp14:editId="18C3AD2A">
            <wp:extent cx="5400000" cy="4320000"/>
            <wp:effectExtent l="0" t="0" r="0" b="0"/>
            <wp:docPr id="6" name="Picture" descr="Figure 6 Score density corresponding to first principal component of component dataset (\mathbf{v}) subdivided by methods, gamma and eta and grouped by rel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in_files/figure-docx/comp-pca-hist-mthd-gamma-relpos-1.png"/>
                    <pic:cNvPicPr>
                      <a:picLocks noChangeAspect="1" noChangeArrowheads="1"/>
                    </pic:cNvPicPr>
                  </pic:nvPicPr>
                  <pic:blipFill>
                    <a:blip r:embed="rId16"/>
                    <a:stretch>
                      <a:fillRect/>
                    </a:stretch>
                  </pic:blipFill>
                  <pic:spPr bwMode="auto">
                    <a:xfrm>
                      <a:off x="0" y="0"/>
                      <a:ext cx="5400000" cy="4320000"/>
                    </a:xfrm>
                    <a:prstGeom prst="rect">
                      <a:avLst/>
                    </a:prstGeom>
                    <a:noFill/>
                    <a:ln w="9525">
                      <a:noFill/>
                      <a:headEnd/>
                      <a:tailEnd/>
                    </a:ln>
                  </pic:spPr>
                </pic:pic>
              </a:graphicData>
            </a:graphic>
          </wp:inline>
        </w:drawing>
      </w:r>
    </w:p>
    <w:p w14:paraId="7E03178C" w14:textId="77777777" w:rsidR="0096095D" w:rsidRPr="00A26112" w:rsidRDefault="00CF708D">
      <w:pPr>
        <w:pStyle w:val="ImageCaption"/>
        <w:rPr>
          <w:lang w:val="en-GB"/>
          <w:rPrChange w:id="1658" w:author="Tim Challman" w:date="2019-03-09T09:55:00Z">
            <w:rPr/>
          </w:rPrChange>
        </w:rPr>
      </w:pPr>
      <w:r w:rsidRPr="00A26112">
        <w:rPr>
          <w:lang w:val="en-GB"/>
          <w:rPrChange w:id="1659" w:author="Tim Challman" w:date="2019-03-09T09:55:00Z">
            <w:rPr/>
          </w:rPrChange>
        </w:rPr>
        <w:t>Figure 6 Score density corresponding to first principal component of component dataset (</w:t>
      </w:r>
      <m:oMath>
        <m:r>
          <m:rPr>
            <m:sty m:val="bi"/>
          </m:rPr>
          <w:rPr>
            <w:rFonts w:ascii="Cambria Math" w:hAnsi="Cambria Math"/>
            <w:lang w:val="en-GB"/>
            <w:rPrChange w:id="1660" w:author="Tim Challman" w:date="2019-03-09T09:55:00Z">
              <w:rPr>
                <w:rFonts w:ascii="Cambria Math" w:hAnsi="Cambria Math"/>
              </w:rPr>
            </w:rPrChange>
          </w:rPr>
          <m:t>v</m:t>
        </m:r>
      </m:oMath>
      <w:r w:rsidRPr="00A26112">
        <w:rPr>
          <w:lang w:val="en-GB"/>
          <w:rPrChange w:id="1661" w:author="Tim Challman" w:date="2019-03-09T09:55:00Z">
            <w:rPr/>
          </w:rPrChange>
        </w:rPr>
        <w:t xml:space="preserve">) subdivided by </w:t>
      </w:r>
      <w:r w:rsidRPr="00A26112">
        <w:rPr>
          <w:rStyle w:val="VerbatimChar"/>
          <w:lang w:val="en-GB"/>
          <w:rPrChange w:id="1662" w:author="Tim Challman" w:date="2019-03-09T09:55:00Z">
            <w:rPr>
              <w:rStyle w:val="VerbatimChar"/>
            </w:rPr>
          </w:rPrChange>
        </w:rPr>
        <w:t>methods</w:t>
      </w:r>
      <w:r w:rsidRPr="00A26112">
        <w:rPr>
          <w:lang w:val="en-GB"/>
          <w:rPrChange w:id="1663" w:author="Tim Challman" w:date="2019-03-09T09:55:00Z">
            <w:rPr/>
          </w:rPrChange>
        </w:rPr>
        <w:t xml:space="preserve">, </w:t>
      </w:r>
      <w:r w:rsidRPr="00A26112">
        <w:rPr>
          <w:rStyle w:val="VerbatimChar"/>
          <w:lang w:val="en-GB"/>
          <w:rPrChange w:id="1664" w:author="Tim Challman" w:date="2019-03-09T09:55:00Z">
            <w:rPr>
              <w:rStyle w:val="VerbatimChar"/>
            </w:rPr>
          </w:rPrChange>
        </w:rPr>
        <w:t>gamma</w:t>
      </w:r>
      <w:r w:rsidRPr="00A26112">
        <w:rPr>
          <w:lang w:val="en-GB"/>
          <w:rPrChange w:id="1665" w:author="Tim Challman" w:date="2019-03-09T09:55:00Z">
            <w:rPr/>
          </w:rPrChange>
        </w:rPr>
        <w:t xml:space="preserve"> and </w:t>
      </w:r>
      <w:r w:rsidRPr="00A26112">
        <w:rPr>
          <w:rStyle w:val="VerbatimChar"/>
          <w:lang w:val="en-GB"/>
          <w:rPrChange w:id="1666" w:author="Tim Challman" w:date="2019-03-09T09:55:00Z">
            <w:rPr>
              <w:rStyle w:val="VerbatimChar"/>
            </w:rPr>
          </w:rPrChange>
        </w:rPr>
        <w:t>eta</w:t>
      </w:r>
      <w:r w:rsidRPr="00A26112">
        <w:rPr>
          <w:lang w:val="en-GB"/>
          <w:rPrChange w:id="1667" w:author="Tim Challman" w:date="2019-03-09T09:55:00Z">
            <w:rPr/>
          </w:rPrChange>
        </w:rPr>
        <w:t xml:space="preserve"> and grouped by </w:t>
      </w:r>
      <w:r w:rsidRPr="00A26112">
        <w:rPr>
          <w:rStyle w:val="VerbatimChar"/>
          <w:lang w:val="en-GB"/>
          <w:rPrChange w:id="1668" w:author="Tim Challman" w:date="2019-03-09T09:55:00Z">
            <w:rPr>
              <w:rStyle w:val="VerbatimChar"/>
            </w:rPr>
          </w:rPrChange>
        </w:rPr>
        <w:t>relpos</w:t>
      </w:r>
      <w:r w:rsidRPr="00A26112">
        <w:rPr>
          <w:lang w:val="en-GB"/>
          <w:rPrChange w:id="1669" w:author="Tim Challman" w:date="2019-03-09T09:55:00Z">
            <w:rPr/>
          </w:rPrChange>
        </w:rPr>
        <w:t>.</w:t>
      </w:r>
    </w:p>
    <w:p w14:paraId="57AB4E45" w14:textId="77777777" w:rsidR="0096095D" w:rsidRPr="00A26112" w:rsidRDefault="00CF708D">
      <w:pPr>
        <w:pStyle w:val="BodyText"/>
        <w:rPr>
          <w:lang w:val="en-GB"/>
          <w:rPrChange w:id="1670" w:author="Tim Challman" w:date="2019-03-09T09:55:00Z">
            <w:rPr/>
          </w:rPrChange>
        </w:rPr>
      </w:pPr>
      <w:r w:rsidRPr="00A26112">
        <w:rPr>
          <w:lang w:val="en-GB"/>
          <w:rPrChange w:id="1671" w:author="Tim Challman" w:date="2019-03-09T09:55:00Z">
            <w:rPr/>
          </w:rPrChange>
        </w:rPr>
        <w:t xml:space="preserve">In Figure 6, the higher scores suggest </w:t>
      </w:r>
      <w:ins w:id="1672" w:author="Tim Challman" w:date="2019-03-09T09:29:00Z">
        <w:r w:rsidR="00397C41" w:rsidRPr="00A26112">
          <w:rPr>
            <w:lang w:val="en-GB"/>
            <w:rPrChange w:id="1673" w:author="Tim Challman" w:date="2019-03-09T09:55:00Z">
              <w:rPr/>
            </w:rPrChange>
          </w:rPr>
          <w:t xml:space="preserve">that </w:t>
        </w:r>
      </w:ins>
      <w:r w:rsidRPr="00A26112">
        <w:rPr>
          <w:lang w:val="en-GB"/>
          <w:rPrChange w:id="1674" w:author="Tim Challman" w:date="2019-03-09T09:55:00Z">
            <w:rPr/>
          </w:rPrChange>
        </w:rPr>
        <w:t xml:space="preserve">the methods have used </w:t>
      </w:r>
      <w:del w:id="1675" w:author="Tim Challman" w:date="2019-03-09T09:30:00Z">
        <w:r w:rsidRPr="00A26112" w:rsidDel="00397C41">
          <w:rPr>
            <w:lang w:val="en-GB"/>
            <w:rPrChange w:id="1676" w:author="Tim Challman" w:date="2019-03-09T09:55:00Z">
              <w:rPr/>
            </w:rPrChange>
          </w:rPr>
          <w:delText xml:space="preserve">larger </w:delText>
        </w:r>
      </w:del>
      <w:ins w:id="1677" w:author="Tim Challman" w:date="2019-03-09T09:30:00Z">
        <w:r w:rsidR="00397C41" w:rsidRPr="00A26112">
          <w:rPr>
            <w:lang w:val="en-GB"/>
            <w:rPrChange w:id="1678" w:author="Tim Challman" w:date="2019-03-09T09:55:00Z">
              <w:rPr/>
            </w:rPrChange>
          </w:rPr>
          <w:t xml:space="preserve">a larger </w:t>
        </w:r>
      </w:ins>
      <w:r w:rsidRPr="00A26112">
        <w:rPr>
          <w:lang w:val="en-GB"/>
          <w:rPrChange w:id="1679" w:author="Tim Challman" w:date="2019-03-09T09:55:00Z">
            <w:rPr/>
          </w:rPrChange>
        </w:rPr>
        <w:t>number of components to give minimum prediction error. The plot also shows that the relevant predictor components at 5, 6, 7, 8 give</w:t>
      </w:r>
      <w:del w:id="1680" w:author="Tim Challman" w:date="2019-03-09T09:30:00Z">
        <w:r w:rsidRPr="00A26112" w:rsidDel="00397C41">
          <w:rPr>
            <w:lang w:val="en-GB"/>
            <w:rPrChange w:id="1681" w:author="Tim Challman" w:date="2019-03-09T09:55:00Z">
              <w:rPr/>
            </w:rPrChange>
          </w:rPr>
          <w:delText>s</w:delText>
        </w:r>
      </w:del>
      <w:r w:rsidRPr="00A26112">
        <w:rPr>
          <w:lang w:val="en-GB"/>
          <w:rPrChange w:id="1682" w:author="Tim Challman" w:date="2019-03-09T09:55:00Z">
            <w:rPr/>
          </w:rPrChange>
        </w:rPr>
        <w:t xml:space="preserve"> larger prediction error</w:t>
      </w:r>
      <w:ins w:id="1683" w:author="Tim Challman" w:date="2019-03-09T09:30:00Z">
        <w:r w:rsidR="00397C41" w:rsidRPr="00A26112">
          <w:rPr>
            <w:lang w:val="en-GB"/>
            <w:rPrChange w:id="1684" w:author="Tim Challman" w:date="2019-03-09T09:55:00Z">
              <w:rPr/>
            </w:rPrChange>
          </w:rPr>
          <w:t>s</w:t>
        </w:r>
      </w:ins>
      <w:r w:rsidRPr="00A26112">
        <w:rPr>
          <w:lang w:val="en-GB"/>
          <w:rPrChange w:id="1685" w:author="Tim Challman" w:date="2019-03-09T09:55:00Z">
            <w:rPr/>
          </w:rPrChange>
        </w:rPr>
        <w:t xml:space="preserve"> than those </w:t>
      </w:r>
      <w:del w:id="1686" w:author="Tim Challman" w:date="2019-03-09T09:30:00Z">
        <w:r w:rsidRPr="00A26112" w:rsidDel="00397C41">
          <w:rPr>
            <w:lang w:val="en-GB"/>
            <w:rPrChange w:id="1687" w:author="Tim Challman" w:date="2019-03-09T09:55:00Z">
              <w:rPr/>
            </w:rPrChange>
          </w:rPr>
          <w:delText>which are at the</w:delText>
        </w:r>
      </w:del>
      <w:ins w:id="1688" w:author="Tim Challman" w:date="2019-03-09T09:30:00Z">
        <w:r w:rsidR="00397C41" w:rsidRPr="00A26112">
          <w:rPr>
            <w:lang w:val="en-GB"/>
            <w:rPrChange w:id="1689" w:author="Tim Challman" w:date="2019-03-09T09:55:00Z">
              <w:rPr/>
            </w:rPrChange>
          </w:rPr>
          <w:t>in</w:t>
        </w:r>
      </w:ins>
      <w:r w:rsidRPr="00A26112">
        <w:rPr>
          <w:lang w:val="en-GB"/>
          <w:rPrChange w:id="1690" w:author="Tim Challman" w:date="2019-03-09T09:55:00Z">
            <w:rPr/>
          </w:rPrChange>
        </w:rPr>
        <w:t xml:space="preserve"> position</w:t>
      </w:r>
      <w:ins w:id="1691" w:author="Tim Challman" w:date="2019-03-09T09:31:00Z">
        <w:r w:rsidR="00397C41" w:rsidRPr="00A26112">
          <w:rPr>
            <w:lang w:val="en-GB"/>
            <w:rPrChange w:id="1692" w:author="Tim Challman" w:date="2019-03-09T09:55:00Z">
              <w:rPr/>
            </w:rPrChange>
          </w:rPr>
          <w:t>s</w:t>
        </w:r>
      </w:ins>
      <w:r w:rsidRPr="00A26112">
        <w:rPr>
          <w:lang w:val="en-GB"/>
          <w:rPrChange w:id="1693" w:author="Tim Challman" w:date="2019-03-09T09:55:00Z">
            <w:rPr/>
          </w:rPrChange>
        </w:rPr>
        <w:t xml:space="preserve"> 1, 2, 3, 4. The pattern is more distinct in large multicollinearity cases and PCR and PLS methods. Both the envelope methods have shown </w:t>
      </w:r>
      <w:r w:rsidRPr="00A26112">
        <w:rPr>
          <w:lang w:val="en-GB"/>
          <w:rPrChange w:id="1694" w:author="Tim Challman" w:date="2019-03-09T09:55:00Z">
            <w:rPr/>
          </w:rPrChange>
        </w:rPr>
        <w:lastRenderedPageBreak/>
        <w:t xml:space="preserve">equally </w:t>
      </w:r>
      <w:del w:id="1695" w:author="Tim Challman" w:date="2019-03-09T09:31:00Z">
        <w:r w:rsidRPr="00A26112" w:rsidDel="00397C41">
          <w:rPr>
            <w:lang w:val="en-GB"/>
            <w:rPrChange w:id="1696" w:author="Tim Challman" w:date="2019-03-09T09:55:00Z">
              <w:rPr/>
            </w:rPrChange>
          </w:rPr>
          <w:delText xml:space="preserve">better </w:delText>
        </w:r>
      </w:del>
      <w:ins w:id="1697" w:author="Tim Challman" w:date="2019-03-09T09:31:00Z">
        <w:r w:rsidR="00397C41" w:rsidRPr="00A26112">
          <w:rPr>
            <w:lang w:val="en-GB"/>
            <w:rPrChange w:id="1698" w:author="Tim Challman" w:date="2019-03-09T09:55:00Z">
              <w:rPr/>
            </w:rPrChange>
          </w:rPr>
          <w:t xml:space="preserve">enhanced </w:t>
        </w:r>
      </w:ins>
      <w:r w:rsidRPr="00A26112">
        <w:rPr>
          <w:lang w:val="en-GB"/>
          <w:rPrChange w:id="1699" w:author="Tim Challman" w:date="2019-03-09T09:55:00Z">
            <w:rPr/>
          </w:rPrChange>
        </w:rPr>
        <w:t xml:space="preserve">performance at both levels of </w:t>
      </w:r>
      <w:r w:rsidRPr="00A26112">
        <w:rPr>
          <w:rStyle w:val="VerbatimChar"/>
          <w:lang w:val="en-GB"/>
          <w:rPrChange w:id="1700" w:author="Tim Challman" w:date="2019-03-09T09:55:00Z">
            <w:rPr>
              <w:rStyle w:val="VerbatimChar"/>
            </w:rPr>
          </w:rPrChange>
        </w:rPr>
        <w:t>relpos</w:t>
      </w:r>
      <w:r w:rsidRPr="00A26112">
        <w:rPr>
          <w:lang w:val="en-GB"/>
          <w:rPrChange w:id="1701" w:author="Tim Challman" w:date="2019-03-09T09:55:00Z">
            <w:rPr/>
          </w:rPrChange>
        </w:rPr>
        <w:t xml:space="preserve"> and </w:t>
      </w:r>
      <w:r w:rsidRPr="00A26112">
        <w:rPr>
          <w:rStyle w:val="VerbatimChar"/>
          <w:lang w:val="en-GB"/>
          <w:rPrChange w:id="1702" w:author="Tim Challman" w:date="2019-03-09T09:55:00Z">
            <w:rPr>
              <w:rStyle w:val="VerbatimChar"/>
            </w:rPr>
          </w:rPrChange>
        </w:rPr>
        <w:t>gamma</w:t>
      </w:r>
      <w:r w:rsidRPr="00A26112">
        <w:rPr>
          <w:lang w:val="en-GB"/>
          <w:rPrChange w:id="1703" w:author="Tim Challman" w:date="2019-03-09T09:55:00Z">
            <w:rPr/>
          </w:rPrChange>
        </w:rPr>
        <w:t>. However, for data with low multicollinearity (</w:t>
      </w:r>
      <m:oMath>
        <m:r>
          <w:rPr>
            <w:rFonts w:ascii="Cambria Math" w:hAnsi="Cambria Math"/>
            <w:lang w:val="en-GB"/>
            <w:rPrChange w:id="1704" w:author="Tim Challman" w:date="2019-03-09T09:55:00Z">
              <w:rPr>
                <w:rFonts w:ascii="Cambria Math" w:hAnsi="Cambria Math"/>
              </w:rPr>
            </w:rPrChange>
          </w:rPr>
          <m:t>γ=0.2</m:t>
        </m:r>
      </m:oMath>
      <w:r w:rsidRPr="00A26112">
        <w:rPr>
          <w:lang w:val="en-GB"/>
          <w:rPrChange w:id="1705" w:author="Tim Challman" w:date="2019-03-09T09:55:00Z">
            <w:rPr/>
          </w:rPrChange>
        </w:rPr>
        <w:t xml:space="preserve">), the envelope methods have used </w:t>
      </w:r>
      <w:del w:id="1706" w:author="Tim Challman" w:date="2019-03-09T09:32:00Z">
        <w:r w:rsidRPr="00A26112" w:rsidDel="00397C41">
          <w:rPr>
            <w:lang w:val="en-GB"/>
            <w:rPrChange w:id="1707" w:author="Tim Challman" w:date="2019-03-09T09:55:00Z">
              <w:rPr/>
            </w:rPrChange>
          </w:rPr>
          <w:delText xml:space="preserve">fewer </w:delText>
        </w:r>
      </w:del>
      <w:ins w:id="1708" w:author="Tim Challman" w:date="2019-03-09T09:32:00Z">
        <w:r w:rsidR="00397C41" w:rsidRPr="00A26112">
          <w:rPr>
            <w:lang w:val="en-GB"/>
            <w:rPrChange w:id="1709" w:author="Tim Challman" w:date="2019-03-09T09:55:00Z">
              <w:rPr/>
            </w:rPrChange>
          </w:rPr>
          <w:t xml:space="preserve">a lesser </w:t>
        </w:r>
      </w:ins>
      <w:r w:rsidRPr="00A26112">
        <w:rPr>
          <w:lang w:val="en-GB"/>
          <w:rPrChange w:id="1710" w:author="Tim Challman" w:date="2019-03-09T09:55:00Z">
            <w:rPr/>
          </w:rPrChange>
        </w:rPr>
        <w:t>number of components on average than in the high multicollinear</w:t>
      </w:r>
      <w:ins w:id="1711" w:author="Tim Challman" w:date="2019-03-09T10:26:00Z">
        <w:r w:rsidR="00AB48B8">
          <w:rPr>
            <w:lang w:val="en-GB"/>
          </w:rPr>
          <w:t>ity</w:t>
        </w:r>
      </w:ins>
      <w:r w:rsidRPr="00A26112">
        <w:rPr>
          <w:lang w:val="en-GB"/>
          <w:rPrChange w:id="1712" w:author="Tim Challman" w:date="2019-03-09T09:55:00Z">
            <w:rPr/>
          </w:rPrChange>
        </w:rPr>
        <w:t xml:space="preserve"> cases to achieve minimum prediction error.</w:t>
      </w:r>
    </w:p>
    <w:p w14:paraId="61E68302" w14:textId="77777777" w:rsidR="0096095D" w:rsidRPr="00A26112" w:rsidRDefault="00CF708D">
      <w:pPr>
        <w:pStyle w:val="Heading1"/>
        <w:rPr>
          <w:lang w:val="en-GB"/>
          <w:rPrChange w:id="1713" w:author="Tim Challman" w:date="2019-03-09T09:55:00Z">
            <w:rPr/>
          </w:rPrChange>
        </w:rPr>
      </w:pPr>
      <w:bookmarkStart w:id="1714" w:name="statistical-analysis"/>
      <w:bookmarkEnd w:id="1714"/>
      <w:r w:rsidRPr="00A26112">
        <w:rPr>
          <w:lang w:val="en-GB"/>
          <w:rPrChange w:id="1715" w:author="Tim Challman" w:date="2019-03-09T09:55:00Z">
            <w:rPr/>
          </w:rPrChange>
        </w:rPr>
        <w:t>Statistical Analysis</w:t>
      </w:r>
    </w:p>
    <w:p w14:paraId="633CCAAD" w14:textId="77777777" w:rsidR="0096095D" w:rsidRPr="00A26112" w:rsidRDefault="00CF708D">
      <w:pPr>
        <w:pStyle w:val="FirstParagraph"/>
        <w:rPr>
          <w:lang w:val="en-GB"/>
          <w:rPrChange w:id="1716" w:author="Tim Challman" w:date="2019-03-09T09:55:00Z">
            <w:rPr/>
          </w:rPrChange>
        </w:rPr>
      </w:pPr>
      <w:r w:rsidRPr="00A26112">
        <w:rPr>
          <w:lang w:val="en-GB"/>
          <w:rPrChange w:id="1717" w:author="Tim Challman" w:date="2019-03-09T09:55:00Z">
            <w:rPr/>
          </w:rPrChange>
        </w:rPr>
        <w:t xml:space="preserve">This section has modelled the </w:t>
      </w:r>
      <w:r w:rsidRPr="00A26112">
        <w:rPr>
          <w:i/>
          <w:lang w:val="en-GB"/>
          <w:rPrChange w:id="1718" w:author="Tim Challman" w:date="2019-03-09T09:55:00Z">
            <w:rPr>
              <w:i/>
            </w:rPr>
          </w:rPrChange>
        </w:rPr>
        <w:t>error data</w:t>
      </w:r>
      <w:r w:rsidRPr="00A26112">
        <w:rPr>
          <w:lang w:val="en-GB"/>
          <w:rPrChange w:id="1719" w:author="Tim Challman" w:date="2019-03-09T09:55:00Z">
            <w:rPr/>
          </w:rPrChange>
        </w:rPr>
        <w:t xml:space="preserve"> and the </w:t>
      </w:r>
      <w:r w:rsidRPr="00A26112">
        <w:rPr>
          <w:i/>
          <w:lang w:val="en-GB"/>
          <w:rPrChange w:id="1720" w:author="Tim Challman" w:date="2019-03-09T09:55:00Z">
            <w:rPr>
              <w:i/>
            </w:rPr>
          </w:rPrChange>
        </w:rPr>
        <w:t>component data</w:t>
      </w:r>
      <w:r w:rsidRPr="00A26112">
        <w:rPr>
          <w:lang w:val="en-GB"/>
          <w:rPrChange w:id="1721" w:author="Tim Challman" w:date="2019-03-09T09:55:00Z">
            <w:rPr/>
          </w:rPrChange>
        </w:rPr>
        <w:t xml:space="preserve"> as a function of the simulation parameters to better understand the connection between data properties and prediction methods using multivariate analysis of variation (MANOVA).</w:t>
      </w:r>
    </w:p>
    <w:p w14:paraId="2E383EB8" w14:textId="77777777" w:rsidR="0096095D" w:rsidRPr="00A26112" w:rsidRDefault="00CF708D">
      <w:pPr>
        <w:pStyle w:val="BodyText"/>
        <w:rPr>
          <w:lang w:val="en-GB"/>
          <w:rPrChange w:id="1722" w:author="Tim Challman" w:date="2019-03-09T09:55:00Z">
            <w:rPr/>
          </w:rPrChange>
        </w:rPr>
      </w:pPr>
      <w:r w:rsidRPr="00A26112">
        <w:rPr>
          <w:lang w:val="en-GB"/>
          <w:rPrChange w:id="1723" w:author="Tim Challman" w:date="2019-03-09T09:55:00Z">
            <w:rPr/>
          </w:rPrChange>
        </w:rPr>
        <w:t>Let us consider a model with third order interaction of the simulation parameters (</w:t>
      </w:r>
      <w:r w:rsidRPr="00A26112">
        <w:rPr>
          <w:rStyle w:val="VerbatimChar"/>
          <w:lang w:val="en-GB"/>
          <w:rPrChange w:id="1724" w:author="Tim Challman" w:date="2019-03-09T09:55:00Z">
            <w:rPr>
              <w:rStyle w:val="VerbatimChar"/>
            </w:rPr>
          </w:rPrChange>
        </w:rPr>
        <w:t>p</w:t>
      </w:r>
      <w:r w:rsidRPr="00A26112">
        <w:rPr>
          <w:lang w:val="en-GB"/>
          <w:rPrChange w:id="1725" w:author="Tim Challman" w:date="2019-03-09T09:55:00Z">
            <w:rPr/>
          </w:rPrChange>
        </w:rPr>
        <w:t xml:space="preserve">, </w:t>
      </w:r>
      <w:r w:rsidRPr="00A26112">
        <w:rPr>
          <w:rStyle w:val="VerbatimChar"/>
          <w:lang w:val="en-GB"/>
          <w:rPrChange w:id="1726" w:author="Tim Challman" w:date="2019-03-09T09:55:00Z">
            <w:rPr>
              <w:rStyle w:val="VerbatimChar"/>
            </w:rPr>
          </w:rPrChange>
        </w:rPr>
        <w:t>gamma</w:t>
      </w:r>
      <w:r w:rsidRPr="00A26112">
        <w:rPr>
          <w:lang w:val="en-GB"/>
          <w:rPrChange w:id="1727" w:author="Tim Challman" w:date="2019-03-09T09:55:00Z">
            <w:rPr/>
          </w:rPrChange>
        </w:rPr>
        <w:t xml:space="preserve">, </w:t>
      </w:r>
      <w:r w:rsidRPr="00A26112">
        <w:rPr>
          <w:rStyle w:val="VerbatimChar"/>
          <w:lang w:val="en-GB"/>
          <w:rPrChange w:id="1728" w:author="Tim Challman" w:date="2019-03-09T09:55:00Z">
            <w:rPr>
              <w:rStyle w:val="VerbatimChar"/>
            </w:rPr>
          </w:rPrChange>
        </w:rPr>
        <w:t>eta</w:t>
      </w:r>
      <w:r w:rsidRPr="00A26112">
        <w:rPr>
          <w:lang w:val="en-GB"/>
          <w:rPrChange w:id="1729" w:author="Tim Challman" w:date="2019-03-09T09:55:00Z">
            <w:rPr/>
          </w:rPrChange>
        </w:rPr>
        <w:t xml:space="preserve"> and </w:t>
      </w:r>
      <w:r w:rsidRPr="00A26112">
        <w:rPr>
          <w:rStyle w:val="VerbatimChar"/>
          <w:lang w:val="en-GB"/>
          <w:rPrChange w:id="1730" w:author="Tim Challman" w:date="2019-03-09T09:55:00Z">
            <w:rPr>
              <w:rStyle w:val="VerbatimChar"/>
            </w:rPr>
          </w:rPrChange>
        </w:rPr>
        <w:t>relpos</w:t>
      </w:r>
      <w:r w:rsidRPr="00A26112">
        <w:rPr>
          <w:lang w:val="en-GB"/>
          <w:rPrChange w:id="1731" w:author="Tim Challman" w:date="2019-03-09T09:55:00Z">
            <w:rPr/>
          </w:rPrChange>
        </w:rPr>
        <w:t xml:space="preserve">) and </w:t>
      </w:r>
      <w:r w:rsidRPr="00A26112">
        <w:rPr>
          <w:rStyle w:val="VerbatimChar"/>
          <w:lang w:val="en-GB"/>
          <w:rPrChange w:id="1732" w:author="Tim Challman" w:date="2019-03-09T09:55:00Z">
            <w:rPr>
              <w:rStyle w:val="VerbatimChar"/>
            </w:rPr>
          </w:rPrChange>
        </w:rPr>
        <w:t>Methods</w:t>
      </w:r>
      <w:r w:rsidRPr="00A26112">
        <w:rPr>
          <w:lang w:val="en-GB"/>
          <w:rPrChange w:id="1733" w:author="Tim Challman" w:date="2019-03-09T09:55:00Z">
            <w:rPr/>
          </w:rPrChange>
        </w:rPr>
        <w:t xml:space="preserve"> as in (11) and (12) using datasets </w:t>
      </w:r>
      <m:oMath>
        <m:r>
          <m:rPr>
            <m:sty m:val="b"/>
          </m:rPr>
          <w:rPr>
            <w:rFonts w:ascii="Cambria Math" w:hAnsi="Cambria Math"/>
            <w:lang w:val="en-GB"/>
            <w:rPrChange w:id="1734" w:author="Tim Challman" w:date="2019-03-09T09:55:00Z">
              <w:rPr>
                <w:rFonts w:ascii="Cambria Math" w:hAnsi="Cambria Math"/>
              </w:rPr>
            </w:rPrChange>
          </w:rPr>
          <m:t>u</m:t>
        </m:r>
      </m:oMath>
      <w:r w:rsidRPr="00A26112">
        <w:rPr>
          <w:lang w:val="en-GB"/>
          <w:rPrChange w:id="1735" w:author="Tim Challman" w:date="2019-03-09T09:55:00Z">
            <w:rPr/>
          </w:rPrChange>
        </w:rPr>
        <w:t xml:space="preserve"> and </w:t>
      </w:r>
      <m:oMath>
        <m:r>
          <m:rPr>
            <m:sty m:val="b"/>
          </m:rPr>
          <w:rPr>
            <w:rFonts w:ascii="Cambria Math" w:hAnsi="Cambria Math"/>
            <w:lang w:val="en-GB"/>
            <w:rPrChange w:id="1736" w:author="Tim Challman" w:date="2019-03-09T09:55:00Z">
              <w:rPr>
                <w:rFonts w:ascii="Cambria Math" w:hAnsi="Cambria Math"/>
              </w:rPr>
            </w:rPrChange>
          </w:rPr>
          <m:t>v</m:t>
        </m:r>
      </m:oMath>
      <w:r w:rsidRPr="00A26112">
        <w:rPr>
          <w:lang w:val="en-GB"/>
          <w:rPrChange w:id="1737" w:author="Tim Challman" w:date="2019-03-09T09:55:00Z">
            <w:rPr/>
          </w:rPrChange>
        </w:rPr>
        <w:t xml:space="preserve">, respectively. Let us refer them as the </w:t>
      </w:r>
      <w:r w:rsidRPr="00A26112">
        <w:rPr>
          <w:i/>
          <w:lang w:val="en-GB"/>
          <w:rPrChange w:id="1738" w:author="Tim Challman" w:date="2019-03-09T09:55:00Z">
            <w:rPr>
              <w:i/>
            </w:rPr>
          </w:rPrChange>
        </w:rPr>
        <w:t>error model</w:t>
      </w:r>
      <w:r w:rsidRPr="00A26112">
        <w:rPr>
          <w:lang w:val="en-GB"/>
          <w:rPrChange w:id="1739" w:author="Tim Challman" w:date="2019-03-09T09:55:00Z">
            <w:rPr/>
          </w:rPrChange>
        </w:rPr>
        <w:t xml:space="preserve"> and the </w:t>
      </w:r>
      <w:r w:rsidRPr="00A26112">
        <w:rPr>
          <w:i/>
          <w:lang w:val="en-GB"/>
          <w:rPrChange w:id="1740" w:author="Tim Challman" w:date="2019-03-09T09:55:00Z">
            <w:rPr>
              <w:i/>
            </w:rPr>
          </w:rPrChange>
        </w:rPr>
        <w:t>component model</w:t>
      </w:r>
      <w:r w:rsidRPr="00A26112">
        <w:rPr>
          <w:lang w:val="en-GB"/>
          <w:rPrChange w:id="1741" w:author="Tim Challman" w:date="2019-03-09T09:55:00Z">
            <w:rPr/>
          </w:rPrChange>
        </w:rPr>
        <w:t>.</w:t>
      </w:r>
    </w:p>
    <w:p w14:paraId="3ECAD397" w14:textId="77777777" w:rsidR="0096095D" w:rsidRPr="00A26112" w:rsidRDefault="00CF708D">
      <w:pPr>
        <w:pStyle w:val="DefinitionTerm"/>
        <w:rPr>
          <w:lang w:val="en-GB"/>
          <w:rPrChange w:id="1742" w:author="Tim Challman" w:date="2019-03-09T09:55:00Z">
            <w:rPr/>
          </w:rPrChange>
        </w:rPr>
      </w:pPr>
      <w:r w:rsidRPr="00A26112">
        <w:rPr>
          <w:lang w:val="en-GB"/>
          <w:rPrChange w:id="1743" w:author="Tim Challman" w:date="2019-03-09T09:55:00Z">
            <w:rPr/>
          </w:rPrChange>
        </w:rPr>
        <w:t>Error Model:</w:t>
      </w:r>
    </w:p>
    <w:p w14:paraId="06240AEC" w14:textId="77777777" w:rsidR="0096095D" w:rsidRPr="00A26112" w:rsidRDefault="00CF708D">
      <w:pPr>
        <w:pStyle w:val="DefinitionTerm"/>
        <w:rPr>
          <w:lang w:val="en-GB"/>
          <w:rPrChange w:id="1744" w:author="Tim Challman" w:date="2019-03-09T09:55:00Z">
            <w:rPr/>
          </w:rPrChange>
        </w:rPr>
      </w:pPr>
      <w:r w:rsidRPr="00A26112">
        <w:rPr>
          <w:lang w:val="en-GB"/>
          <w:rPrChange w:id="1745" w:author="Tim Challman" w:date="2019-03-09T09:55:00Z">
            <w:rPr/>
          </w:rPrChange>
        </w:rPr>
        <w:t>Component Model:</w:t>
      </w:r>
    </w:p>
    <w:p w14:paraId="2FC3A2A7" w14:textId="77777777" w:rsidR="0096095D" w:rsidRPr="00A26112" w:rsidRDefault="00CF708D">
      <w:pPr>
        <w:pStyle w:val="FirstParagraph"/>
        <w:rPr>
          <w:lang w:val="en-GB"/>
          <w:rPrChange w:id="1746" w:author="Tim Challman" w:date="2019-03-09T09:55:00Z">
            <w:rPr/>
          </w:rPrChange>
        </w:rPr>
      </w:pPr>
      <w:r w:rsidRPr="00A26112">
        <w:rPr>
          <w:lang w:val="en-GB"/>
          <w:rPrChange w:id="1747" w:author="Tim Challman" w:date="2019-03-09T09:55:00Z">
            <w:rPr/>
          </w:rPrChange>
        </w:rPr>
        <w:t xml:space="preserve">where, </w:t>
      </w:r>
      <m:oMath>
        <m:sSub>
          <m:sSubPr>
            <m:ctrlPr>
              <w:rPr>
                <w:rFonts w:ascii="Cambria Math" w:hAnsi="Cambria Math"/>
                <w:lang w:val="en-GB"/>
              </w:rPr>
            </m:ctrlPr>
          </m:sSubPr>
          <m:e>
            <m:r>
              <m:rPr>
                <m:sty m:val="b"/>
              </m:rPr>
              <w:rPr>
                <w:rFonts w:ascii="Cambria Math" w:hAnsi="Cambria Math"/>
                <w:lang w:val="en-GB"/>
                <w:rPrChange w:id="1748" w:author="Tim Challman" w:date="2019-03-09T09:55:00Z">
                  <w:rPr>
                    <w:rFonts w:ascii="Cambria Math" w:hAnsi="Cambria Math"/>
                  </w:rPr>
                </w:rPrChange>
              </w:rPr>
              <m:t>u</m:t>
            </m:r>
          </m:e>
          <m:sub>
            <m:r>
              <w:rPr>
                <w:rFonts w:ascii="Cambria Math" w:hAnsi="Cambria Math"/>
                <w:lang w:val="en-GB"/>
                <w:rPrChange w:id="1749" w:author="Tim Challman" w:date="2019-03-09T09:55:00Z">
                  <w:rPr>
                    <w:rFonts w:ascii="Cambria Math" w:hAnsi="Cambria Math"/>
                  </w:rPr>
                </w:rPrChange>
              </w:rPr>
              <m:t>abcdef</m:t>
            </m:r>
          </m:sub>
        </m:sSub>
      </m:oMath>
      <w:r w:rsidRPr="00A26112">
        <w:rPr>
          <w:lang w:val="en-GB"/>
          <w:rPrChange w:id="1750" w:author="Tim Challman" w:date="2019-03-09T09:55:00Z">
            <w:rPr/>
          </w:rPrChange>
        </w:rPr>
        <w:t xml:space="preserve"> is a vector of prediction errors in the </w:t>
      </w:r>
      <w:r w:rsidRPr="00A26112">
        <w:rPr>
          <w:i/>
          <w:lang w:val="en-GB"/>
          <w:rPrChange w:id="1751" w:author="Tim Challman" w:date="2019-03-09T09:55:00Z">
            <w:rPr>
              <w:i/>
            </w:rPr>
          </w:rPrChange>
        </w:rPr>
        <w:t>error model</w:t>
      </w:r>
      <w:r w:rsidRPr="00A26112">
        <w:rPr>
          <w:lang w:val="en-GB"/>
          <w:rPrChange w:id="1752" w:author="Tim Challman" w:date="2019-03-09T09:55:00Z">
            <w:rPr/>
          </w:rPrChange>
        </w:rPr>
        <w:t xml:space="preserve"> and </w:t>
      </w:r>
      <m:oMath>
        <m:sSub>
          <m:sSubPr>
            <m:ctrlPr>
              <w:rPr>
                <w:rFonts w:ascii="Cambria Math" w:hAnsi="Cambria Math"/>
                <w:lang w:val="en-GB"/>
              </w:rPr>
            </m:ctrlPr>
          </m:sSubPr>
          <m:e>
            <m:r>
              <m:rPr>
                <m:sty m:val="b"/>
              </m:rPr>
              <w:rPr>
                <w:rFonts w:ascii="Cambria Math" w:hAnsi="Cambria Math"/>
                <w:lang w:val="en-GB"/>
                <w:rPrChange w:id="1753" w:author="Tim Challman" w:date="2019-03-09T09:55:00Z">
                  <w:rPr>
                    <w:rFonts w:ascii="Cambria Math" w:hAnsi="Cambria Math"/>
                  </w:rPr>
                </w:rPrChange>
              </w:rPr>
              <m:t>v</m:t>
            </m:r>
          </m:e>
          <m:sub>
            <m:r>
              <w:rPr>
                <w:rFonts w:ascii="Cambria Math" w:hAnsi="Cambria Math"/>
                <w:lang w:val="en-GB"/>
                <w:rPrChange w:id="1754" w:author="Tim Challman" w:date="2019-03-09T09:55:00Z">
                  <w:rPr>
                    <w:rFonts w:ascii="Cambria Math" w:hAnsi="Cambria Math"/>
                  </w:rPr>
                </w:rPrChange>
              </w:rPr>
              <m:t>abcdef</m:t>
            </m:r>
          </m:sub>
        </m:sSub>
      </m:oMath>
      <w:r w:rsidRPr="00A26112">
        <w:rPr>
          <w:lang w:val="en-GB"/>
          <w:rPrChange w:id="1755" w:author="Tim Challman" w:date="2019-03-09T09:55:00Z">
            <w:rPr/>
          </w:rPrChange>
        </w:rPr>
        <w:t xml:space="preserve"> is a vector of number of components used by a method to obtain minimum prediction error in the </w:t>
      </w:r>
      <w:r w:rsidRPr="00A26112">
        <w:rPr>
          <w:i/>
          <w:lang w:val="en-GB"/>
          <w:rPrChange w:id="1756" w:author="Tim Challman" w:date="2019-03-09T09:55:00Z">
            <w:rPr>
              <w:i/>
            </w:rPr>
          </w:rPrChange>
        </w:rPr>
        <w:t>component model</w:t>
      </w:r>
      <w:r w:rsidRPr="00A26112">
        <w:rPr>
          <w:lang w:val="en-GB"/>
          <w:rPrChange w:id="1757" w:author="Tim Challman" w:date="2019-03-09T09:55:00Z">
            <w:rPr/>
          </w:rPrChange>
        </w:rPr>
        <w:t>.</w:t>
      </w:r>
    </w:p>
    <w:p w14:paraId="7F43ACDE" w14:textId="77777777" w:rsidR="0096095D" w:rsidRPr="00A26112" w:rsidRDefault="00CF708D">
      <w:pPr>
        <w:pStyle w:val="BodyText"/>
        <w:rPr>
          <w:lang w:val="en-GB"/>
          <w:rPrChange w:id="1758" w:author="Tim Challman" w:date="2019-03-09T09:55:00Z">
            <w:rPr/>
          </w:rPrChange>
        </w:rPr>
      </w:pPr>
      <w:r w:rsidRPr="00A26112">
        <w:rPr>
          <w:lang w:val="en-GB"/>
          <w:rPrChange w:id="1759" w:author="Tim Challman" w:date="2019-03-09T09:55:00Z">
            <w:rPr/>
          </w:rPrChange>
        </w:rPr>
        <w:t>Although there are several test-statistic</w:t>
      </w:r>
      <w:ins w:id="1760" w:author="Tim Challman" w:date="2019-03-09T09:41:00Z">
        <w:r w:rsidR="004F702A" w:rsidRPr="00A26112">
          <w:rPr>
            <w:lang w:val="en-GB"/>
            <w:rPrChange w:id="1761" w:author="Tim Challman" w:date="2019-03-09T09:55:00Z">
              <w:rPr/>
            </w:rPrChange>
          </w:rPr>
          <w:t>s</w:t>
        </w:r>
      </w:ins>
      <w:r w:rsidRPr="00A26112">
        <w:rPr>
          <w:lang w:val="en-GB"/>
          <w:rPrChange w:id="1762" w:author="Tim Challman" w:date="2019-03-09T09:55:00Z">
            <w:rPr/>
          </w:rPrChange>
        </w:rPr>
        <w:t xml:space="preserve"> for MANOVA, </w:t>
      </w:r>
      <w:del w:id="1763" w:author="Tim Challman" w:date="2019-03-09T09:41:00Z">
        <w:r w:rsidRPr="00A26112" w:rsidDel="004F702A">
          <w:rPr>
            <w:lang w:val="en-GB"/>
            <w:rPrChange w:id="1764" w:author="Tim Challman" w:date="2019-03-09T09:55:00Z">
              <w:rPr/>
            </w:rPrChange>
          </w:rPr>
          <w:delText xml:space="preserve">for large samples </w:delText>
        </w:r>
      </w:del>
      <w:r w:rsidRPr="00A26112">
        <w:rPr>
          <w:lang w:val="en-GB"/>
          <w:rPrChange w:id="1765" w:author="Tim Challman" w:date="2019-03-09T09:55:00Z">
            <w:rPr/>
          </w:rPrChange>
        </w:rPr>
        <w:t xml:space="preserve">all are essentially equivalent </w:t>
      </w:r>
      <w:ins w:id="1766" w:author="Tim Challman" w:date="2019-03-09T09:41:00Z">
        <w:r w:rsidR="004F702A" w:rsidRPr="00A26112">
          <w:rPr>
            <w:lang w:val="en-GB"/>
            <w:rPrChange w:id="1767" w:author="Tim Challman" w:date="2019-03-09T09:55:00Z">
              <w:rPr/>
            </w:rPrChange>
          </w:rPr>
          <w:t xml:space="preserve">for large samples </w:t>
        </w:r>
      </w:ins>
      <w:r w:rsidRPr="00A26112">
        <w:rPr>
          <w:lang w:val="en-GB"/>
          <w:rPrChange w:id="1768" w:author="Tim Challman" w:date="2019-03-09T09:55:00Z">
            <w:rPr/>
          </w:rPrChange>
        </w:rPr>
        <w:t xml:space="preserve">(Johnson and Wichern </w:t>
      </w:r>
      <w:r w:rsidR="00A52EAC" w:rsidRPr="00A26112">
        <w:rPr>
          <w:lang w:val="en-GB"/>
          <w:rPrChange w:id="1769" w:author="Tim Challman" w:date="2019-03-09T09:55:00Z">
            <w:rPr/>
          </w:rPrChange>
        </w:rPr>
        <w:fldChar w:fldCharType="begin"/>
      </w:r>
      <w:r w:rsidR="00A52EAC" w:rsidRPr="00A26112">
        <w:rPr>
          <w:lang w:val="en-GB"/>
          <w:rPrChange w:id="1770" w:author="Tim Challman" w:date="2019-03-09T09:55:00Z">
            <w:rPr/>
          </w:rPrChange>
        </w:rPr>
        <w:instrText xml:space="preserve"> HYPERLINK \l "ref-johnson2018applied" \h </w:instrText>
      </w:r>
      <w:r w:rsidR="00A52EAC" w:rsidRPr="00A26112">
        <w:rPr>
          <w:lang w:val="en-GB"/>
          <w:rPrChange w:id="1771" w:author="Tim Challman" w:date="2019-03-09T09:55:00Z">
            <w:rPr>
              <w:rStyle w:val="Hyperlink"/>
            </w:rPr>
          </w:rPrChange>
        </w:rPr>
        <w:fldChar w:fldCharType="separate"/>
      </w:r>
      <w:r w:rsidRPr="00A26112">
        <w:rPr>
          <w:rStyle w:val="Hyperlink"/>
          <w:lang w:val="en-GB"/>
          <w:rPrChange w:id="1772" w:author="Tim Challman" w:date="2019-03-09T09:55:00Z">
            <w:rPr>
              <w:rStyle w:val="Hyperlink"/>
            </w:rPr>
          </w:rPrChange>
        </w:rPr>
        <w:t>2018</w:t>
      </w:r>
      <w:r w:rsidR="00A52EAC" w:rsidRPr="00A26112">
        <w:rPr>
          <w:rStyle w:val="Hyperlink"/>
          <w:lang w:val="en-GB"/>
          <w:rPrChange w:id="1773" w:author="Tim Challman" w:date="2019-03-09T09:55:00Z">
            <w:rPr>
              <w:rStyle w:val="Hyperlink"/>
            </w:rPr>
          </w:rPrChange>
        </w:rPr>
        <w:fldChar w:fldCharType="end"/>
      </w:r>
      <w:r w:rsidRPr="00A26112">
        <w:rPr>
          <w:lang w:val="en-GB"/>
          <w:rPrChange w:id="1774" w:author="Tim Challman" w:date="2019-03-09T09:55:00Z">
            <w:rPr/>
          </w:rPrChange>
        </w:rPr>
        <w:t>). Here we will use Pillai’s trace statistic which is defined as,</w:t>
      </w:r>
    </w:p>
    <w:p w14:paraId="624BB66F" w14:textId="77777777" w:rsidR="0096095D" w:rsidRPr="00A26112" w:rsidRDefault="00CF708D">
      <w:pPr>
        <w:pStyle w:val="BodyText"/>
        <w:rPr>
          <w:lang w:val="en-GB"/>
          <w:rPrChange w:id="1775" w:author="Tim Challman" w:date="2019-03-09T09:55:00Z">
            <w:rPr/>
          </w:rPrChange>
        </w:rPr>
      </w:pPr>
      <m:oMathPara>
        <m:oMathParaPr>
          <m:jc m:val="center"/>
        </m:oMathParaPr>
        <m:oMath>
          <m:r>
            <m:rPr>
              <m:sty m:val="p"/>
            </m:rPr>
            <w:rPr>
              <w:rFonts w:ascii="Cambria Math" w:hAnsi="Cambria Math"/>
              <w:lang w:val="en-GB"/>
              <w:rPrChange w:id="1776" w:author="Tim Challman" w:date="2019-03-09T09:55:00Z">
                <w:rPr>
                  <w:rFonts w:ascii="Cambria Math" w:hAnsi="Cambria Math"/>
                </w:rPr>
              </w:rPrChange>
            </w:rPr>
            <m:t>Pillai statistic</m:t>
          </m:r>
          <m:r>
            <w:rPr>
              <w:rFonts w:ascii="Cambria Math" w:hAnsi="Cambria Math"/>
              <w:lang w:val="en-GB"/>
              <w:rPrChange w:id="1777" w:author="Tim Challman" w:date="2019-03-09T09:55:00Z">
                <w:rPr>
                  <w:rFonts w:ascii="Cambria Math" w:hAnsi="Cambria Math"/>
                </w:rPr>
              </w:rPrChange>
            </w:rPr>
            <m:t>=</m:t>
          </m:r>
          <m:r>
            <m:rPr>
              <m:sty m:val="p"/>
            </m:rPr>
            <w:rPr>
              <w:rFonts w:ascii="Cambria Math" w:hAnsi="Cambria Math"/>
              <w:lang w:val="en-GB"/>
              <w:rPrChange w:id="1778" w:author="Tim Challman" w:date="2019-03-09T09:55:00Z">
                <w:rPr>
                  <w:rFonts w:ascii="Cambria Math" w:hAnsi="Cambria Math"/>
                </w:rPr>
              </w:rPrChange>
            </w:rPr>
            <m:t>tr</m:t>
          </m:r>
          <m:d>
            <m:dPr>
              <m:begChr m:val="["/>
              <m:endChr m:val="]"/>
              <m:ctrlPr>
                <w:rPr>
                  <w:rFonts w:ascii="Cambria Math" w:hAnsi="Cambria Math"/>
                  <w:lang w:val="en-GB"/>
                </w:rPr>
              </m:ctrlPr>
            </m:dPr>
            <m:e>
              <m:sSup>
                <m:sSupPr>
                  <m:ctrlPr>
                    <w:rPr>
                      <w:rFonts w:ascii="Cambria Math" w:hAnsi="Cambria Math"/>
                      <w:lang w:val="en-GB"/>
                    </w:rPr>
                  </m:ctrlPr>
                </m:sSupPr>
                <m:e>
                  <m:d>
                    <m:dPr>
                      <m:ctrlPr>
                        <w:rPr>
                          <w:rFonts w:ascii="Cambria Math" w:hAnsi="Cambria Math"/>
                          <w:lang w:val="en-GB"/>
                        </w:rPr>
                      </m:ctrlPr>
                    </m:dPr>
                    <m:e>
                      <m:r>
                        <m:rPr>
                          <m:sty m:val="b"/>
                        </m:rPr>
                        <w:rPr>
                          <w:rFonts w:ascii="Cambria Math" w:hAnsi="Cambria Math"/>
                          <w:lang w:val="en-GB"/>
                          <w:rPrChange w:id="1779" w:author="Tim Challman" w:date="2019-03-09T09:55:00Z">
                            <w:rPr>
                              <w:rFonts w:ascii="Cambria Math" w:hAnsi="Cambria Math"/>
                            </w:rPr>
                          </w:rPrChange>
                        </w:rPr>
                        <m:t>E</m:t>
                      </m:r>
                      <m:r>
                        <w:rPr>
                          <w:rFonts w:ascii="Cambria Math" w:hAnsi="Cambria Math"/>
                          <w:lang w:val="en-GB"/>
                          <w:rPrChange w:id="1780" w:author="Tim Challman" w:date="2019-03-09T09:55:00Z">
                            <w:rPr>
                              <w:rFonts w:ascii="Cambria Math" w:hAnsi="Cambria Math"/>
                            </w:rPr>
                          </w:rPrChange>
                        </w:rPr>
                        <m:t>+</m:t>
                      </m:r>
                      <m:r>
                        <m:rPr>
                          <m:sty m:val="b"/>
                        </m:rPr>
                        <w:rPr>
                          <w:rFonts w:ascii="Cambria Math" w:hAnsi="Cambria Math"/>
                          <w:lang w:val="en-GB"/>
                          <w:rPrChange w:id="1781" w:author="Tim Challman" w:date="2019-03-09T09:55:00Z">
                            <w:rPr>
                              <w:rFonts w:ascii="Cambria Math" w:hAnsi="Cambria Math"/>
                            </w:rPr>
                          </w:rPrChange>
                        </w:rPr>
                        <m:t>H</m:t>
                      </m:r>
                    </m:e>
                  </m:d>
                </m:e>
                <m:sup>
                  <m:r>
                    <w:rPr>
                      <w:rFonts w:ascii="Cambria Math" w:hAnsi="Cambria Math"/>
                      <w:lang w:val="en-GB"/>
                      <w:rPrChange w:id="1782" w:author="Tim Challman" w:date="2019-03-09T09:55:00Z">
                        <w:rPr>
                          <w:rFonts w:ascii="Cambria Math" w:hAnsi="Cambria Math"/>
                        </w:rPr>
                      </w:rPrChange>
                    </w:rPr>
                    <m:t>-1</m:t>
                  </m:r>
                </m:sup>
              </m:sSup>
              <m:r>
                <m:rPr>
                  <m:sty m:val="b"/>
                </m:rPr>
                <w:rPr>
                  <w:rFonts w:ascii="Cambria Math" w:hAnsi="Cambria Math"/>
                  <w:lang w:val="en-GB"/>
                  <w:rPrChange w:id="1783" w:author="Tim Challman" w:date="2019-03-09T09:55:00Z">
                    <w:rPr>
                      <w:rFonts w:ascii="Cambria Math" w:hAnsi="Cambria Math"/>
                    </w:rPr>
                  </w:rPrChange>
                </w:rPr>
                <m:t>H</m:t>
              </m:r>
            </m:e>
          </m:d>
          <m:r>
            <w:rPr>
              <w:rFonts w:ascii="Cambria Math" w:hAnsi="Cambria Math"/>
              <w:lang w:val="en-GB"/>
              <w:rPrChange w:id="1784" w:author="Tim Challman" w:date="2019-03-09T09:55:00Z">
                <w:rPr>
                  <w:rFonts w:ascii="Cambria Math" w:hAnsi="Cambria Math"/>
                </w:rPr>
              </w:rPrChange>
            </w:rPr>
            <m:t>=</m:t>
          </m:r>
          <m:nary>
            <m:naryPr>
              <m:chr m:val="∑"/>
              <m:limLoc m:val="undOvr"/>
              <m:ctrlPr>
                <w:rPr>
                  <w:rFonts w:ascii="Cambria Math" w:hAnsi="Cambria Math"/>
                  <w:lang w:val="en-GB"/>
                </w:rPr>
              </m:ctrlPr>
            </m:naryPr>
            <m:sub>
              <m:r>
                <w:rPr>
                  <w:rFonts w:ascii="Cambria Math" w:hAnsi="Cambria Math"/>
                  <w:lang w:val="en-GB"/>
                  <w:rPrChange w:id="1785" w:author="Tim Challman" w:date="2019-03-09T09:55:00Z">
                    <w:rPr>
                      <w:rFonts w:ascii="Cambria Math" w:hAnsi="Cambria Math"/>
                    </w:rPr>
                  </w:rPrChange>
                </w:rPr>
                <m:t>i=1</m:t>
              </m:r>
            </m:sub>
            <m:sup>
              <m:r>
                <w:rPr>
                  <w:rFonts w:ascii="Cambria Math" w:hAnsi="Cambria Math"/>
                  <w:lang w:val="en-GB"/>
                  <w:rPrChange w:id="1786" w:author="Tim Challman" w:date="2019-03-09T09:55:00Z">
                    <w:rPr>
                      <w:rFonts w:ascii="Cambria Math" w:hAnsi="Cambria Math"/>
                    </w:rPr>
                  </w:rPrChange>
                </w:rPr>
                <m:t>m</m:t>
              </m:r>
            </m:sup>
            <m:e>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Change w:id="1787" w:author="Tim Challman" w:date="2019-03-09T09:55:00Z">
                            <w:rPr>
                              <w:rFonts w:ascii="Cambria Math" w:hAnsi="Cambria Math"/>
                            </w:rPr>
                          </w:rPrChange>
                        </w:rPr>
                        <m:t>ν</m:t>
                      </m:r>
                    </m:e>
                    <m:sub>
                      <m:r>
                        <w:rPr>
                          <w:rFonts w:ascii="Cambria Math" w:hAnsi="Cambria Math"/>
                          <w:lang w:val="en-GB"/>
                          <w:rPrChange w:id="1788" w:author="Tim Challman" w:date="2019-03-09T09:55:00Z">
                            <w:rPr>
                              <w:rFonts w:ascii="Cambria Math" w:hAnsi="Cambria Math"/>
                            </w:rPr>
                          </w:rPrChange>
                        </w:rPr>
                        <m:t>i</m:t>
                      </m:r>
                    </m:sub>
                  </m:sSub>
                </m:num>
                <m:den>
                  <m:r>
                    <w:rPr>
                      <w:rFonts w:ascii="Cambria Math" w:hAnsi="Cambria Math"/>
                      <w:lang w:val="en-GB"/>
                      <w:rPrChange w:id="1789" w:author="Tim Challman" w:date="2019-03-09T09:55:00Z">
                        <w:rPr>
                          <w:rFonts w:ascii="Cambria Math" w:hAnsi="Cambria Math"/>
                        </w:rPr>
                      </w:rPrChange>
                    </w:rPr>
                    <m:t>1+</m:t>
                  </m:r>
                  <m:sSub>
                    <m:sSubPr>
                      <m:ctrlPr>
                        <w:rPr>
                          <w:rFonts w:ascii="Cambria Math" w:hAnsi="Cambria Math"/>
                          <w:lang w:val="en-GB"/>
                        </w:rPr>
                      </m:ctrlPr>
                    </m:sSubPr>
                    <m:e>
                      <m:r>
                        <w:rPr>
                          <w:rFonts w:ascii="Cambria Math" w:hAnsi="Cambria Math"/>
                          <w:lang w:val="en-GB"/>
                          <w:rPrChange w:id="1790" w:author="Tim Challman" w:date="2019-03-09T09:55:00Z">
                            <w:rPr>
                              <w:rFonts w:ascii="Cambria Math" w:hAnsi="Cambria Math"/>
                            </w:rPr>
                          </w:rPrChange>
                        </w:rPr>
                        <m:t>ν</m:t>
                      </m:r>
                    </m:e>
                    <m:sub>
                      <m:r>
                        <w:rPr>
                          <w:rFonts w:ascii="Cambria Math" w:hAnsi="Cambria Math"/>
                          <w:lang w:val="en-GB"/>
                          <w:rPrChange w:id="1791" w:author="Tim Challman" w:date="2019-03-09T09:55:00Z">
                            <w:rPr>
                              <w:rFonts w:ascii="Cambria Math" w:hAnsi="Cambria Math"/>
                            </w:rPr>
                          </w:rPrChange>
                        </w:rPr>
                        <m:t>i</m:t>
                      </m:r>
                    </m:sub>
                  </m:sSub>
                </m:den>
              </m:f>
            </m:e>
          </m:nary>
          <m:r>
            <w:rPr>
              <w:rFonts w:ascii="Cambria Math" w:hAnsi="Cambria Math"/>
              <w:lang w:val="en-GB"/>
              <w:rPrChange w:id="1792" w:author="Tim Challman" w:date="2019-03-09T09:55:00Z">
                <w:rPr>
                  <w:rFonts w:ascii="Cambria Math" w:hAnsi="Cambria Math"/>
                </w:rPr>
              </w:rPrChange>
            </w:rPr>
            <m:t>  (13)</m:t>
          </m:r>
        </m:oMath>
      </m:oMathPara>
    </w:p>
    <w:p w14:paraId="0DA2AED9" w14:textId="77777777" w:rsidR="0096095D" w:rsidRPr="00A26112" w:rsidRDefault="00CF708D">
      <w:pPr>
        <w:pStyle w:val="FirstParagraph"/>
        <w:rPr>
          <w:lang w:val="en-GB"/>
          <w:rPrChange w:id="1793" w:author="Tim Challman" w:date="2019-03-09T09:55:00Z">
            <w:rPr/>
          </w:rPrChange>
        </w:rPr>
      </w:pPr>
      <w:r w:rsidRPr="00A26112">
        <w:rPr>
          <w:lang w:val="en-GB"/>
          <w:rPrChange w:id="1794" w:author="Tim Challman" w:date="2019-03-09T09:55:00Z">
            <w:rPr/>
          </w:rPrChange>
        </w:rPr>
        <w:t xml:space="preserve">Here the matrix </w:t>
      </w:r>
      <m:oMath>
        <m:r>
          <m:rPr>
            <m:sty m:val="b"/>
          </m:rPr>
          <w:rPr>
            <w:rFonts w:ascii="Cambria Math" w:hAnsi="Cambria Math"/>
            <w:lang w:val="en-GB"/>
            <w:rPrChange w:id="1795" w:author="Tim Challman" w:date="2019-03-09T09:55:00Z">
              <w:rPr>
                <w:rFonts w:ascii="Cambria Math" w:hAnsi="Cambria Math"/>
              </w:rPr>
            </w:rPrChange>
          </w:rPr>
          <m:t>H</m:t>
        </m:r>
      </m:oMath>
      <w:r w:rsidRPr="00A26112">
        <w:rPr>
          <w:lang w:val="en-GB"/>
          <w:rPrChange w:id="1796" w:author="Tim Challman" w:date="2019-03-09T09:55:00Z">
            <w:rPr/>
          </w:rPrChange>
        </w:rPr>
        <w:t xml:space="preserve"> holds between-sum-of-squares and sum-of-products for each of the predictors. The matrix </w:t>
      </w:r>
      <m:oMath>
        <m:r>
          <m:rPr>
            <m:sty m:val="b"/>
          </m:rPr>
          <w:rPr>
            <w:rFonts w:ascii="Cambria Math" w:hAnsi="Cambria Math"/>
            <w:lang w:val="en-GB"/>
            <w:rPrChange w:id="1797" w:author="Tim Challman" w:date="2019-03-09T09:55:00Z">
              <w:rPr>
                <w:rFonts w:ascii="Cambria Math" w:hAnsi="Cambria Math"/>
              </w:rPr>
            </w:rPrChange>
          </w:rPr>
          <m:t>E</m:t>
        </m:r>
      </m:oMath>
      <w:r w:rsidRPr="00A26112">
        <w:rPr>
          <w:lang w:val="en-GB"/>
          <w:rPrChange w:id="1798" w:author="Tim Challman" w:date="2019-03-09T09:55:00Z">
            <w:rPr/>
          </w:rPrChange>
        </w:rPr>
        <w:t xml:space="preserve"> has a within sum of squares and sum of products for each of the predictors. </w:t>
      </w:r>
      <m:oMath>
        <m:sSub>
          <m:sSubPr>
            <m:ctrlPr>
              <w:rPr>
                <w:rFonts w:ascii="Cambria Math" w:hAnsi="Cambria Math"/>
                <w:lang w:val="en-GB"/>
              </w:rPr>
            </m:ctrlPr>
          </m:sSubPr>
          <m:e>
            <m:r>
              <w:rPr>
                <w:rFonts w:ascii="Cambria Math" w:hAnsi="Cambria Math"/>
                <w:lang w:val="en-GB"/>
                <w:rPrChange w:id="1799" w:author="Tim Challman" w:date="2019-03-09T09:55:00Z">
                  <w:rPr>
                    <w:rFonts w:ascii="Cambria Math" w:hAnsi="Cambria Math"/>
                  </w:rPr>
                </w:rPrChange>
              </w:rPr>
              <m:t>ν</m:t>
            </m:r>
          </m:e>
          <m:sub>
            <m:r>
              <w:rPr>
                <w:rFonts w:ascii="Cambria Math" w:hAnsi="Cambria Math"/>
                <w:lang w:val="en-GB"/>
                <w:rPrChange w:id="1800" w:author="Tim Challman" w:date="2019-03-09T09:55:00Z">
                  <w:rPr>
                    <w:rFonts w:ascii="Cambria Math" w:hAnsi="Cambria Math"/>
                  </w:rPr>
                </w:rPrChange>
              </w:rPr>
              <m:t>i</m:t>
            </m:r>
          </m:sub>
        </m:sSub>
      </m:oMath>
      <w:r w:rsidRPr="00A26112">
        <w:rPr>
          <w:lang w:val="en-GB"/>
          <w:rPrChange w:id="1801" w:author="Tim Challman" w:date="2019-03-09T09:55:00Z">
            <w:rPr/>
          </w:rPrChange>
        </w:rPr>
        <w:t xml:space="preserve"> represents the eigenvalues corresponding to </w:t>
      </w:r>
      <m:oMath>
        <m:sSup>
          <m:sSupPr>
            <m:ctrlPr>
              <w:rPr>
                <w:rFonts w:ascii="Cambria Math" w:hAnsi="Cambria Math"/>
                <w:lang w:val="en-GB"/>
              </w:rPr>
            </m:ctrlPr>
          </m:sSupPr>
          <m:e>
            <m:r>
              <m:rPr>
                <m:sty m:val="b"/>
              </m:rPr>
              <w:rPr>
                <w:rFonts w:ascii="Cambria Math" w:hAnsi="Cambria Math"/>
                <w:lang w:val="en-GB"/>
                <w:rPrChange w:id="1802" w:author="Tim Challman" w:date="2019-03-09T09:55:00Z">
                  <w:rPr>
                    <w:rFonts w:ascii="Cambria Math" w:hAnsi="Cambria Math"/>
                  </w:rPr>
                </w:rPrChange>
              </w:rPr>
              <m:t>E</m:t>
            </m:r>
          </m:e>
          <m:sup>
            <m:r>
              <w:rPr>
                <w:rFonts w:ascii="Cambria Math" w:hAnsi="Cambria Math"/>
                <w:lang w:val="en-GB"/>
                <w:rPrChange w:id="1803" w:author="Tim Challman" w:date="2019-03-09T09:55:00Z">
                  <w:rPr>
                    <w:rFonts w:ascii="Cambria Math" w:hAnsi="Cambria Math"/>
                  </w:rPr>
                </w:rPrChange>
              </w:rPr>
              <m:t>-1</m:t>
            </m:r>
          </m:sup>
        </m:sSup>
        <m:r>
          <m:rPr>
            <m:sty m:val="b"/>
          </m:rPr>
          <w:rPr>
            <w:rFonts w:ascii="Cambria Math" w:hAnsi="Cambria Math"/>
            <w:lang w:val="en-GB"/>
            <w:rPrChange w:id="1804" w:author="Tim Challman" w:date="2019-03-09T09:55:00Z">
              <w:rPr>
                <w:rFonts w:ascii="Cambria Math" w:hAnsi="Cambria Math"/>
              </w:rPr>
            </w:rPrChange>
          </w:rPr>
          <m:t>H</m:t>
        </m:r>
      </m:oMath>
      <w:r w:rsidRPr="00A26112">
        <w:rPr>
          <w:lang w:val="en-GB"/>
          <w:rPrChange w:id="1805" w:author="Tim Challman" w:date="2019-03-09T09:55:00Z">
            <w:rPr/>
          </w:rPrChange>
        </w:rPr>
        <w:t xml:space="preserve"> (Rencher </w:t>
      </w:r>
      <w:r w:rsidR="00A52EAC" w:rsidRPr="00A26112">
        <w:rPr>
          <w:lang w:val="en-GB"/>
          <w:rPrChange w:id="1806" w:author="Tim Challman" w:date="2019-03-09T09:55:00Z">
            <w:rPr/>
          </w:rPrChange>
        </w:rPr>
        <w:fldChar w:fldCharType="begin"/>
      </w:r>
      <w:r w:rsidR="00A52EAC" w:rsidRPr="00A26112">
        <w:rPr>
          <w:lang w:val="en-GB"/>
          <w:rPrChange w:id="1807" w:author="Tim Challman" w:date="2019-03-09T09:55:00Z">
            <w:rPr/>
          </w:rPrChange>
        </w:rPr>
        <w:instrText xml:space="preserve"> HYPERLINK \l "ref-rencher2003methods" \h </w:instrText>
      </w:r>
      <w:r w:rsidR="00A52EAC" w:rsidRPr="00A26112">
        <w:rPr>
          <w:lang w:val="en-GB"/>
          <w:rPrChange w:id="1808" w:author="Tim Challman" w:date="2019-03-09T09:55:00Z">
            <w:rPr>
              <w:rStyle w:val="Hyperlink"/>
            </w:rPr>
          </w:rPrChange>
        </w:rPr>
        <w:fldChar w:fldCharType="separate"/>
      </w:r>
      <w:r w:rsidRPr="00A26112">
        <w:rPr>
          <w:rStyle w:val="Hyperlink"/>
          <w:lang w:val="en-GB"/>
          <w:rPrChange w:id="1809" w:author="Tim Challman" w:date="2019-03-09T09:55:00Z">
            <w:rPr>
              <w:rStyle w:val="Hyperlink"/>
            </w:rPr>
          </w:rPrChange>
        </w:rPr>
        <w:t>2003</w:t>
      </w:r>
      <w:r w:rsidR="00A52EAC" w:rsidRPr="00A26112">
        <w:rPr>
          <w:rStyle w:val="Hyperlink"/>
          <w:lang w:val="en-GB"/>
          <w:rPrChange w:id="1810" w:author="Tim Challman" w:date="2019-03-09T09:55:00Z">
            <w:rPr>
              <w:rStyle w:val="Hyperlink"/>
            </w:rPr>
          </w:rPrChange>
        </w:rPr>
        <w:fldChar w:fldCharType="end"/>
      </w:r>
      <w:r w:rsidRPr="00A26112">
        <w:rPr>
          <w:lang w:val="en-GB"/>
          <w:rPrChange w:id="1811" w:author="Tim Challman" w:date="2019-03-09T09:55:00Z">
            <w:rPr/>
          </w:rPrChange>
        </w:rPr>
        <w:t>).</w:t>
      </w:r>
    </w:p>
    <w:p w14:paraId="351A6B3D" w14:textId="77777777" w:rsidR="0096095D" w:rsidRPr="00A26112" w:rsidRDefault="00CF708D">
      <w:pPr>
        <w:pStyle w:val="BodyText"/>
        <w:rPr>
          <w:lang w:val="en-GB"/>
          <w:rPrChange w:id="1812" w:author="Tim Challman" w:date="2019-03-09T09:55:00Z">
            <w:rPr/>
          </w:rPrChange>
        </w:rPr>
      </w:pPr>
      <w:r w:rsidRPr="00A26112">
        <w:rPr>
          <w:lang w:val="en-GB"/>
          <w:rPrChange w:id="1813" w:author="Tim Challman" w:date="2019-03-09T09:55:00Z">
            <w:rPr/>
          </w:rPrChange>
        </w:rPr>
        <w:t>For both the models (11) and (12), Pillai’s trace statistic is used for accessing the effect of each factor and returns an F-value for the strength of their significance. Figure 7 plots the Pillai’s trace statistics as bars with corresponding F-values as text labels for both models.</w:t>
      </w:r>
    </w:p>
    <w:p w14:paraId="5190C3AC" w14:textId="77777777" w:rsidR="0096095D" w:rsidRPr="00A26112" w:rsidRDefault="00CF708D">
      <w:pPr>
        <w:pStyle w:val="FigurewithCaption"/>
        <w:rPr>
          <w:lang w:val="en-GB"/>
          <w:rPrChange w:id="1814" w:author="Tim Challman" w:date="2019-03-09T09:55:00Z">
            <w:rPr/>
          </w:rPrChange>
        </w:rPr>
      </w:pPr>
      <w:r w:rsidRPr="00A26112">
        <w:rPr>
          <w:noProof/>
          <w:lang w:val="en-GB" w:eastAsia="nb-NO"/>
          <w:rPrChange w:id="1815" w:author="Tim Challman" w:date="2019-03-09T09:55:00Z">
            <w:rPr>
              <w:noProof/>
              <w:lang w:val="nb-NO" w:eastAsia="nb-NO"/>
            </w:rPr>
          </w:rPrChange>
        </w:rPr>
        <w:lastRenderedPageBreak/>
        <w:drawing>
          <wp:inline distT="0" distB="0" distL="0" distR="0" wp14:anchorId="25D6F0B0" wp14:editId="41DC4DE7">
            <wp:extent cx="5334000" cy="4264421"/>
            <wp:effectExtent l="0" t="0" r="0" b="0"/>
            <wp:docPr id="7" name="Picture" descr="Figure 7 Pillai Statistic and F-value for the MANOVA model. The bar represents the Pillai Statistic and the text labels are F-value for corresponding factor."/>
            <wp:cNvGraphicFramePr/>
            <a:graphic xmlns:a="http://schemas.openxmlformats.org/drawingml/2006/main">
              <a:graphicData uri="http://schemas.openxmlformats.org/drawingml/2006/picture">
                <pic:pic xmlns:pic="http://schemas.openxmlformats.org/drawingml/2006/picture">
                  <pic:nvPicPr>
                    <pic:cNvPr id="0" name="Picture" descr="main_files/figure-docx/manova-plot-1.png"/>
                    <pic:cNvPicPr>
                      <a:picLocks noChangeAspect="1" noChangeArrowheads="1"/>
                    </pic:cNvPicPr>
                  </pic:nvPicPr>
                  <pic:blipFill>
                    <a:blip r:embed="rId17"/>
                    <a:stretch>
                      <a:fillRect/>
                    </a:stretch>
                  </pic:blipFill>
                  <pic:spPr bwMode="auto">
                    <a:xfrm>
                      <a:off x="0" y="0"/>
                      <a:ext cx="5334000" cy="4264421"/>
                    </a:xfrm>
                    <a:prstGeom prst="rect">
                      <a:avLst/>
                    </a:prstGeom>
                    <a:noFill/>
                    <a:ln w="9525">
                      <a:noFill/>
                      <a:headEnd/>
                      <a:tailEnd/>
                    </a:ln>
                  </pic:spPr>
                </pic:pic>
              </a:graphicData>
            </a:graphic>
          </wp:inline>
        </w:drawing>
      </w:r>
    </w:p>
    <w:p w14:paraId="39AF8662" w14:textId="77777777" w:rsidR="0096095D" w:rsidRPr="00A26112" w:rsidRDefault="00CF708D">
      <w:pPr>
        <w:pStyle w:val="ImageCaption"/>
        <w:rPr>
          <w:lang w:val="en-GB"/>
          <w:rPrChange w:id="1816" w:author="Tim Challman" w:date="2019-03-09T09:55:00Z">
            <w:rPr/>
          </w:rPrChange>
        </w:rPr>
      </w:pPr>
      <w:r w:rsidRPr="00A26112">
        <w:rPr>
          <w:lang w:val="en-GB"/>
          <w:rPrChange w:id="1817" w:author="Tim Challman" w:date="2019-03-09T09:55:00Z">
            <w:rPr/>
          </w:rPrChange>
        </w:rPr>
        <w:t>Figure 7 Pillai Statistic and F-value for the MANOVA model. The bar represents the Pillai Statistic and the text labels are F-value for corresponding factor.</w:t>
      </w:r>
    </w:p>
    <w:p w14:paraId="1DC342D5" w14:textId="77777777" w:rsidR="0096095D" w:rsidRPr="00A26112" w:rsidRDefault="00CF708D">
      <w:pPr>
        <w:pStyle w:val="DefinitionTerm"/>
        <w:rPr>
          <w:lang w:val="en-GB"/>
          <w:rPrChange w:id="1818" w:author="Tim Challman" w:date="2019-03-09T09:55:00Z">
            <w:rPr/>
          </w:rPrChange>
        </w:rPr>
      </w:pPr>
      <w:r w:rsidRPr="00A26112">
        <w:rPr>
          <w:lang w:val="en-GB"/>
          <w:rPrChange w:id="1819" w:author="Tim Challman" w:date="2019-03-09T09:55:00Z">
            <w:rPr/>
          </w:rPrChange>
        </w:rPr>
        <w:t>Error Model:</w:t>
      </w:r>
    </w:p>
    <w:p w14:paraId="66E7A810" w14:textId="77777777" w:rsidR="0096095D" w:rsidRPr="00A26112" w:rsidRDefault="00CF708D">
      <w:pPr>
        <w:pStyle w:val="Definition"/>
        <w:rPr>
          <w:lang w:val="en-GB"/>
          <w:rPrChange w:id="1820" w:author="Tim Challman" w:date="2019-03-09T09:55:00Z">
            <w:rPr/>
          </w:rPrChange>
        </w:rPr>
      </w:pPr>
      <w:r w:rsidRPr="00A26112">
        <w:rPr>
          <w:lang w:val="en-GB"/>
          <w:rPrChange w:id="1821" w:author="Tim Challman" w:date="2019-03-09T09:55:00Z">
            <w:rPr/>
          </w:rPrChange>
        </w:rPr>
        <w:t xml:space="preserve">Figure 7 (left) shows the Pillai’s trace statistic for factors of the </w:t>
      </w:r>
      <w:r w:rsidRPr="00A26112">
        <w:rPr>
          <w:i/>
          <w:lang w:val="en-GB"/>
          <w:rPrChange w:id="1822" w:author="Tim Challman" w:date="2019-03-09T09:55:00Z">
            <w:rPr>
              <w:i/>
            </w:rPr>
          </w:rPrChange>
        </w:rPr>
        <w:t>error model</w:t>
      </w:r>
      <w:r w:rsidRPr="00A26112">
        <w:rPr>
          <w:lang w:val="en-GB"/>
          <w:rPrChange w:id="1823" w:author="Tim Challman" w:date="2019-03-09T09:55:00Z">
            <w:rPr/>
          </w:rPrChange>
        </w:rPr>
        <w:t xml:space="preserve">. The main effect of </w:t>
      </w:r>
      <w:r w:rsidRPr="00A26112">
        <w:rPr>
          <w:rStyle w:val="VerbatimChar"/>
          <w:lang w:val="en-GB"/>
          <w:rPrChange w:id="1824" w:author="Tim Challman" w:date="2019-03-09T09:55:00Z">
            <w:rPr>
              <w:rStyle w:val="VerbatimChar"/>
            </w:rPr>
          </w:rPrChange>
        </w:rPr>
        <w:t>Method</w:t>
      </w:r>
      <w:r w:rsidRPr="00A26112">
        <w:rPr>
          <w:lang w:val="en-GB"/>
          <w:rPrChange w:id="1825" w:author="Tim Challman" w:date="2019-03-09T09:55:00Z">
            <w:rPr/>
          </w:rPrChange>
        </w:rPr>
        <w:t xml:space="preserve"> followed by </w:t>
      </w:r>
      <w:r w:rsidRPr="00A26112">
        <w:rPr>
          <w:rStyle w:val="VerbatimChar"/>
          <w:lang w:val="en-GB"/>
          <w:rPrChange w:id="1826" w:author="Tim Challman" w:date="2019-03-09T09:55:00Z">
            <w:rPr>
              <w:rStyle w:val="VerbatimChar"/>
            </w:rPr>
          </w:rPrChange>
        </w:rPr>
        <w:t>relpos</w:t>
      </w:r>
      <w:r w:rsidRPr="00A26112">
        <w:rPr>
          <w:lang w:val="en-GB"/>
          <w:rPrChange w:id="1827" w:author="Tim Challman" w:date="2019-03-09T09:55:00Z">
            <w:rPr/>
          </w:rPrChange>
        </w:rPr>
        <w:t xml:space="preserve">, </w:t>
      </w:r>
      <w:r w:rsidRPr="00A26112">
        <w:rPr>
          <w:rStyle w:val="VerbatimChar"/>
          <w:lang w:val="en-GB"/>
          <w:rPrChange w:id="1828" w:author="Tim Challman" w:date="2019-03-09T09:55:00Z">
            <w:rPr>
              <w:rStyle w:val="VerbatimChar"/>
            </w:rPr>
          </w:rPrChange>
        </w:rPr>
        <w:t>eta</w:t>
      </w:r>
      <w:r w:rsidRPr="00A26112">
        <w:rPr>
          <w:lang w:val="en-GB"/>
          <w:rPrChange w:id="1829" w:author="Tim Challman" w:date="2019-03-09T09:55:00Z">
            <w:rPr/>
          </w:rPrChange>
        </w:rPr>
        <w:t xml:space="preserve"> and </w:t>
      </w:r>
      <w:r w:rsidRPr="00A26112">
        <w:rPr>
          <w:rStyle w:val="VerbatimChar"/>
          <w:lang w:val="en-GB"/>
          <w:rPrChange w:id="1830" w:author="Tim Challman" w:date="2019-03-09T09:55:00Z">
            <w:rPr>
              <w:rStyle w:val="VerbatimChar"/>
            </w:rPr>
          </w:rPrChange>
        </w:rPr>
        <w:t>gamma</w:t>
      </w:r>
      <w:r w:rsidRPr="00A26112">
        <w:rPr>
          <w:lang w:val="en-GB"/>
          <w:rPrChange w:id="1831" w:author="Tim Challman" w:date="2019-03-09T09:55:00Z">
            <w:rPr/>
          </w:rPrChange>
        </w:rPr>
        <w:t xml:space="preserve"> have largest influence on the </w:t>
      </w:r>
      <w:del w:id="1832" w:author="Tim Challman" w:date="2019-03-09T10:27:00Z">
        <w:r w:rsidRPr="00A26112" w:rsidDel="00AB48B8">
          <w:rPr>
            <w:lang w:val="en-GB"/>
            <w:rPrChange w:id="1833" w:author="Tim Challman" w:date="2019-03-09T09:55:00Z">
              <w:rPr/>
            </w:rPrChange>
          </w:rPr>
          <w:delText xml:space="preserve">model . </w:delText>
        </w:r>
      </w:del>
      <w:ins w:id="1834" w:author="Tim Challman" w:date="2019-03-09T10:27:00Z">
        <w:r w:rsidR="00AB48B8" w:rsidRPr="00A26112">
          <w:rPr>
            <w:lang w:val="en-GB"/>
          </w:rPr>
          <w:t xml:space="preserve">model. </w:t>
        </w:r>
      </w:ins>
      <w:r w:rsidRPr="00A26112">
        <w:rPr>
          <w:lang w:val="en-GB"/>
          <w:rPrChange w:id="1835" w:author="Tim Challman" w:date="2019-03-09T09:55:00Z">
            <w:rPr/>
          </w:rPrChange>
        </w:rPr>
        <w:t>A highly significant two</w:t>
      </w:r>
      <w:ins w:id="1836" w:author="Tim Challman" w:date="2019-03-09T09:43:00Z">
        <w:r w:rsidR="004F702A" w:rsidRPr="00A26112">
          <w:rPr>
            <w:lang w:val="en-GB"/>
            <w:rPrChange w:id="1837" w:author="Tim Challman" w:date="2019-03-09T09:55:00Z">
              <w:rPr/>
            </w:rPrChange>
          </w:rPr>
          <w:t>-</w:t>
        </w:r>
      </w:ins>
      <w:del w:id="1838" w:author="Tim Challman" w:date="2019-03-09T09:43:00Z">
        <w:r w:rsidRPr="00A26112" w:rsidDel="004F702A">
          <w:rPr>
            <w:lang w:val="en-GB"/>
            <w:rPrChange w:id="1839" w:author="Tim Challman" w:date="2019-03-09T09:55:00Z">
              <w:rPr/>
            </w:rPrChange>
          </w:rPr>
          <w:delText xml:space="preserve"> </w:delText>
        </w:r>
      </w:del>
      <w:r w:rsidRPr="00A26112">
        <w:rPr>
          <w:lang w:val="en-GB"/>
          <w:rPrChange w:id="1840" w:author="Tim Challman" w:date="2019-03-09T09:55:00Z">
            <w:rPr/>
          </w:rPrChange>
        </w:rPr>
        <w:t xml:space="preserve">factor interaction of </w:t>
      </w:r>
      <w:r w:rsidRPr="00A26112">
        <w:rPr>
          <w:rStyle w:val="VerbatimChar"/>
          <w:lang w:val="en-GB"/>
          <w:rPrChange w:id="1841" w:author="Tim Challman" w:date="2019-03-09T09:55:00Z">
            <w:rPr>
              <w:rStyle w:val="VerbatimChar"/>
            </w:rPr>
          </w:rPrChange>
        </w:rPr>
        <w:t>Method</w:t>
      </w:r>
      <w:r w:rsidRPr="00A26112">
        <w:rPr>
          <w:lang w:val="en-GB"/>
          <w:rPrChange w:id="1842" w:author="Tim Challman" w:date="2019-03-09T09:55:00Z">
            <w:rPr/>
          </w:rPrChange>
        </w:rPr>
        <w:t xml:space="preserve"> with </w:t>
      </w:r>
      <w:r w:rsidRPr="00A26112">
        <w:rPr>
          <w:rStyle w:val="VerbatimChar"/>
          <w:lang w:val="en-GB"/>
          <w:rPrChange w:id="1843" w:author="Tim Challman" w:date="2019-03-09T09:55:00Z">
            <w:rPr>
              <w:rStyle w:val="VerbatimChar"/>
            </w:rPr>
          </w:rPrChange>
        </w:rPr>
        <w:t>eta</w:t>
      </w:r>
      <w:r w:rsidRPr="00A26112">
        <w:rPr>
          <w:lang w:val="en-GB"/>
          <w:rPrChange w:id="1844" w:author="Tim Challman" w:date="2019-03-09T09:55:00Z">
            <w:rPr/>
          </w:rPrChange>
        </w:rPr>
        <w:t xml:space="preserve"> followed by </w:t>
      </w:r>
      <w:r w:rsidRPr="00A26112">
        <w:rPr>
          <w:rStyle w:val="VerbatimChar"/>
          <w:lang w:val="en-GB"/>
          <w:rPrChange w:id="1845" w:author="Tim Challman" w:date="2019-03-09T09:55:00Z">
            <w:rPr>
              <w:rStyle w:val="VerbatimChar"/>
            </w:rPr>
          </w:rPrChange>
        </w:rPr>
        <w:t>relpos</w:t>
      </w:r>
      <w:r w:rsidRPr="00A26112">
        <w:rPr>
          <w:lang w:val="en-GB"/>
          <w:rPrChange w:id="1846" w:author="Tim Challman" w:date="2019-03-09T09:55:00Z">
            <w:rPr/>
          </w:rPrChange>
        </w:rPr>
        <w:t xml:space="preserve"> and </w:t>
      </w:r>
      <w:r w:rsidRPr="00A26112">
        <w:rPr>
          <w:rStyle w:val="VerbatimChar"/>
          <w:lang w:val="en-GB"/>
          <w:rPrChange w:id="1847" w:author="Tim Challman" w:date="2019-03-09T09:55:00Z">
            <w:rPr>
              <w:rStyle w:val="VerbatimChar"/>
            </w:rPr>
          </w:rPrChange>
        </w:rPr>
        <w:t>gamma</w:t>
      </w:r>
      <w:r w:rsidRPr="00A26112">
        <w:rPr>
          <w:lang w:val="en-GB"/>
          <w:rPrChange w:id="1848" w:author="Tim Challman" w:date="2019-03-09T09:55:00Z">
            <w:rPr/>
          </w:rPrChange>
        </w:rPr>
        <w:t xml:space="preserve"> clearly shows that methods perform differently for different levels of these data properties. The significant third order interaction between </w:t>
      </w:r>
      <w:r w:rsidRPr="00A26112">
        <w:rPr>
          <w:rStyle w:val="VerbatimChar"/>
          <w:lang w:val="en-GB"/>
          <w:rPrChange w:id="1849" w:author="Tim Challman" w:date="2019-03-09T09:55:00Z">
            <w:rPr>
              <w:rStyle w:val="VerbatimChar"/>
            </w:rPr>
          </w:rPrChange>
        </w:rPr>
        <w:t>Method</w:t>
      </w:r>
      <w:r w:rsidRPr="00A26112">
        <w:rPr>
          <w:lang w:val="en-GB"/>
          <w:rPrChange w:id="1850" w:author="Tim Challman" w:date="2019-03-09T09:55:00Z">
            <w:rPr/>
          </w:rPrChange>
        </w:rPr>
        <w:t xml:space="preserve">, </w:t>
      </w:r>
      <w:r w:rsidRPr="00A26112">
        <w:rPr>
          <w:rStyle w:val="VerbatimChar"/>
          <w:lang w:val="en-GB"/>
          <w:rPrChange w:id="1851" w:author="Tim Challman" w:date="2019-03-09T09:55:00Z">
            <w:rPr>
              <w:rStyle w:val="VerbatimChar"/>
            </w:rPr>
          </w:rPrChange>
        </w:rPr>
        <w:t>eta</w:t>
      </w:r>
      <w:r w:rsidRPr="00A26112">
        <w:rPr>
          <w:lang w:val="en-GB"/>
          <w:rPrChange w:id="1852" w:author="Tim Challman" w:date="2019-03-09T09:55:00Z">
            <w:rPr/>
          </w:rPrChange>
        </w:rPr>
        <w:t xml:space="preserve"> and </w:t>
      </w:r>
      <w:r w:rsidRPr="00A26112">
        <w:rPr>
          <w:rStyle w:val="VerbatimChar"/>
          <w:lang w:val="en-GB"/>
          <w:rPrChange w:id="1853" w:author="Tim Challman" w:date="2019-03-09T09:55:00Z">
            <w:rPr>
              <w:rStyle w:val="VerbatimChar"/>
            </w:rPr>
          </w:rPrChange>
        </w:rPr>
        <w:t>gamma</w:t>
      </w:r>
      <w:r w:rsidRPr="00A26112">
        <w:rPr>
          <w:lang w:val="en-GB"/>
          <w:rPrChange w:id="1854" w:author="Tim Challman" w:date="2019-03-09T09:55:00Z">
            <w:rPr/>
          </w:rPrChange>
        </w:rPr>
        <w:t xml:space="preserve"> suggests that the performance of a method differs for a given level of multicollinearity and the correlation between the responses. Since</w:t>
      </w:r>
      <w:del w:id="1855" w:author="Tim Challman" w:date="2019-03-09T09:44:00Z">
        <w:r w:rsidRPr="00A26112" w:rsidDel="004F702A">
          <w:rPr>
            <w:lang w:val="en-GB"/>
            <w:rPrChange w:id="1856" w:author="Tim Challman" w:date="2019-03-09T09:55:00Z">
              <w:rPr/>
            </w:rPrChange>
          </w:rPr>
          <w:delText>,</w:delText>
        </w:r>
      </w:del>
      <w:r w:rsidRPr="00A26112">
        <w:rPr>
          <w:lang w:val="en-GB"/>
          <w:rPrChange w:id="1857" w:author="Tim Challman" w:date="2019-03-09T09:55:00Z">
            <w:rPr/>
          </w:rPrChange>
        </w:rPr>
        <w:t xml:space="preserve"> only some methods consider modelling predictor and response together, the prediction is affected by the level of correlation between the responses (</w:t>
      </w:r>
      <w:r w:rsidRPr="00A26112">
        <w:rPr>
          <w:rStyle w:val="VerbatimChar"/>
          <w:lang w:val="en-GB"/>
          <w:rPrChange w:id="1858" w:author="Tim Challman" w:date="2019-03-09T09:55:00Z">
            <w:rPr>
              <w:rStyle w:val="VerbatimChar"/>
            </w:rPr>
          </w:rPrChange>
        </w:rPr>
        <w:t>eta</w:t>
      </w:r>
      <w:r w:rsidRPr="00A26112">
        <w:rPr>
          <w:lang w:val="en-GB"/>
          <w:rPrChange w:id="1859" w:author="Tim Challman" w:date="2019-03-09T09:55:00Z">
            <w:rPr/>
          </w:rPrChange>
        </w:rPr>
        <w:t>) for a given method.</w:t>
      </w:r>
    </w:p>
    <w:p w14:paraId="602760FA" w14:textId="77777777" w:rsidR="0096095D" w:rsidRPr="00A26112" w:rsidRDefault="00CF708D">
      <w:pPr>
        <w:pStyle w:val="DefinitionTerm"/>
        <w:rPr>
          <w:lang w:val="en-GB"/>
          <w:rPrChange w:id="1860" w:author="Tim Challman" w:date="2019-03-09T09:55:00Z">
            <w:rPr/>
          </w:rPrChange>
        </w:rPr>
      </w:pPr>
      <w:r w:rsidRPr="00A26112">
        <w:rPr>
          <w:lang w:val="en-GB"/>
          <w:rPrChange w:id="1861" w:author="Tim Challman" w:date="2019-03-09T09:55:00Z">
            <w:rPr/>
          </w:rPrChange>
        </w:rPr>
        <w:t>Component Model:</w:t>
      </w:r>
    </w:p>
    <w:p w14:paraId="61C037A0" w14:textId="77777777" w:rsidR="0096095D" w:rsidRPr="00A26112" w:rsidRDefault="00CF708D">
      <w:pPr>
        <w:pStyle w:val="Definition"/>
        <w:rPr>
          <w:lang w:val="en-GB"/>
          <w:rPrChange w:id="1862" w:author="Tim Challman" w:date="2019-03-09T09:55:00Z">
            <w:rPr/>
          </w:rPrChange>
        </w:rPr>
      </w:pPr>
      <w:r w:rsidRPr="00A26112">
        <w:rPr>
          <w:lang w:val="en-GB"/>
          <w:rPrChange w:id="1863" w:author="Tim Challman" w:date="2019-03-09T09:55:00Z">
            <w:rPr/>
          </w:rPrChange>
        </w:rPr>
        <w:t xml:space="preserve">Figure 7 (right) shows the Pillai’s trace statistic for factors of the </w:t>
      </w:r>
      <w:r w:rsidRPr="00A26112">
        <w:rPr>
          <w:i/>
          <w:lang w:val="en-GB"/>
          <w:rPrChange w:id="1864" w:author="Tim Challman" w:date="2019-03-09T09:55:00Z">
            <w:rPr>
              <w:i/>
            </w:rPr>
          </w:rPrChange>
        </w:rPr>
        <w:t>component model</w:t>
      </w:r>
      <w:r w:rsidRPr="00A26112">
        <w:rPr>
          <w:lang w:val="en-GB"/>
          <w:rPrChange w:id="1865" w:author="Tim Challman" w:date="2019-03-09T09:55:00Z">
            <w:rPr/>
          </w:rPrChange>
        </w:rPr>
        <w:t xml:space="preserve">. As in the </w:t>
      </w:r>
      <w:r w:rsidRPr="00A26112">
        <w:rPr>
          <w:i/>
          <w:lang w:val="en-GB"/>
          <w:rPrChange w:id="1866" w:author="Tim Challman" w:date="2019-03-09T09:55:00Z">
            <w:rPr>
              <w:i/>
            </w:rPr>
          </w:rPrChange>
        </w:rPr>
        <w:t>error model</w:t>
      </w:r>
      <w:r w:rsidRPr="00A26112">
        <w:rPr>
          <w:lang w:val="en-GB"/>
          <w:rPrChange w:id="1867" w:author="Tim Challman" w:date="2019-03-09T09:55:00Z">
            <w:rPr/>
          </w:rPrChange>
        </w:rPr>
        <w:t xml:space="preserve">, the main effects of the Method, </w:t>
      </w:r>
      <w:r w:rsidRPr="00A26112">
        <w:rPr>
          <w:rStyle w:val="VerbatimChar"/>
          <w:lang w:val="en-GB"/>
          <w:rPrChange w:id="1868" w:author="Tim Challman" w:date="2019-03-09T09:55:00Z">
            <w:rPr>
              <w:rStyle w:val="VerbatimChar"/>
            </w:rPr>
          </w:rPrChange>
        </w:rPr>
        <w:t>relpos</w:t>
      </w:r>
      <w:r w:rsidRPr="00A26112">
        <w:rPr>
          <w:lang w:val="en-GB"/>
          <w:rPrChange w:id="1869" w:author="Tim Challman" w:date="2019-03-09T09:55:00Z">
            <w:rPr/>
          </w:rPrChange>
        </w:rPr>
        <w:t xml:space="preserve">, </w:t>
      </w:r>
      <w:r w:rsidRPr="00A26112">
        <w:rPr>
          <w:rStyle w:val="VerbatimChar"/>
          <w:lang w:val="en-GB"/>
          <w:rPrChange w:id="1870" w:author="Tim Challman" w:date="2019-03-09T09:55:00Z">
            <w:rPr>
              <w:rStyle w:val="VerbatimChar"/>
            </w:rPr>
          </w:rPrChange>
        </w:rPr>
        <w:t>gamma</w:t>
      </w:r>
      <w:r w:rsidRPr="00A26112">
        <w:rPr>
          <w:lang w:val="en-GB"/>
          <w:rPrChange w:id="1871" w:author="Tim Challman" w:date="2019-03-09T09:55:00Z">
            <w:rPr/>
          </w:rPrChange>
        </w:rPr>
        <w:t xml:space="preserve"> and </w:t>
      </w:r>
      <w:r w:rsidRPr="00A26112">
        <w:rPr>
          <w:rStyle w:val="VerbatimChar"/>
          <w:lang w:val="en-GB"/>
          <w:rPrChange w:id="1872" w:author="Tim Challman" w:date="2019-03-09T09:55:00Z">
            <w:rPr>
              <w:rStyle w:val="VerbatimChar"/>
            </w:rPr>
          </w:rPrChange>
        </w:rPr>
        <w:t>eta</w:t>
      </w:r>
      <w:r w:rsidRPr="00A26112">
        <w:rPr>
          <w:lang w:val="en-GB"/>
          <w:rPrChange w:id="1873" w:author="Tim Challman" w:date="2019-03-09T09:55:00Z">
            <w:rPr/>
          </w:rPrChange>
        </w:rPr>
        <w:t xml:space="preserve"> have significantly large effect on the number of components that a method has used to obtain minimum prediction error. The two factor interactions of </w:t>
      </w:r>
      <w:r w:rsidRPr="00A26112">
        <w:rPr>
          <w:rStyle w:val="VerbatimChar"/>
          <w:lang w:val="en-GB"/>
          <w:rPrChange w:id="1874" w:author="Tim Challman" w:date="2019-03-09T09:55:00Z">
            <w:rPr>
              <w:rStyle w:val="VerbatimChar"/>
            </w:rPr>
          </w:rPrChange>
        </w:rPr>
        <w:t>Method</w:t>
      </w:r>
      <w:r w:rsidRPr="00A26112">
        <w:rPr>
          <w:lang w:val="en-GB"/>
          <w:rPrChange w:id="1875" w:author="Tim Challman" w:date="2019-03-09T09:55:00Z">
            <w:rPr/>
          </w:rPrChange>
        </w:rPr>
        <w:t xml:space="preserve"> with simulation parameters are larger in this case. This shows that </w:t>
      </w:r>
      <w:r w:rsidRPr="00A26112">
        <w:rPr>
          <w:lang w:val="en-GB"/>
          <w:rPrChange w:id="1876" w:author="Tim Challman" w:date="2019-03-09T09:55:00Z">
            <w:rPr/>
          </w:rPrChange>
        </w:rPr>
        <w:lastRenderedPageBreak/>
        <w:t>the Methods and these interactions have larger effect on the use of number of component than the prediction error itself. In addition, a similar significant high third</w:t>
      </w:r>
      <w:ins w:id="1877" w:author="Tim Challman" w:date="2019-03-09T09:46:00Z">
        <w:r w:rsidR="00A26112" w:rsidRPr="00A26112">
          <w:rPr>
            <w:lang w:val="en-GB"/>
            <w:rPrChange w:id="1878" w:author="Tim Challman" w:date="2019-03-09T09:55:00Z">
              <w:rPr/>
            </w:rPrChange>
          </w:rPr>
          <w:t>-</w:t>
        </w:r>
      </w:ins>
      <w:del w:id="1879" w:author="Tim Challman" w:date="2019-03-09T09:46:00Z">
        <w:r w:rsidRPr="00A26112" w:rsidDel="00A26112">
          <w:rPr>
            <w:lang w:val="en-GB"/>
            <w:rPrChange w:id="1880" w:author="Tim Challman" w:date="2019-03-09T09:55:00Z">
              <w:rPr/>
            </w:rPrChange>
          </w:rPr>
          <w:delText xml:space="preserve"> </w:delText>
        </w:r>
      </w:del>
      <w:r w:rsidRPr="00A26112">
        <w:rPr>
          <w:lang w:val="en-GB"/>
          <w:rPrChange w:id="1881" w:author="Tim Challman" w:date="2019-03-09T09:55:00Z">
            <w:rPr/>
          </w:rPrChange>
        </w:rPr>
        <w:t>order interaction as</w:t>
      </w:r>
      <w:ins w:id="1882" w:author="Tim Challman" w:date="2019-03-09T09:46:00Z">
        <w:r w:rsidR="00A26112" w:rsidRPr="00A26112">
          <w:rPr>
            <w:lang w:val="en-GB"/>
            <w:rPrChange w:id="1883" w:author="Tim Challman" w:date="2019-03-09T09:55:00Z">
              <w:rPr/>
            </w:rPrChange>
          </w:rPr>
          <w:t xml:space="preserve"> found</w:t>
        </w:r>
      </w:ins>
      <w:r w:rsidRPr="00A26112">
        <w:rPr>
          <w:lang w:val="en-GB"/>
          <w:rPrChange w:id="1884" w:author="Tim Challman" w:date="2019-03-09T09:55:00Z">
            <w:rPr/>
          </w:rPrChange>
        </w:rPr>
        <w:t xml:space="preserve"> in</w:t>
      </w:r>
      <w:ins w:id="1885" w:author="Tim Challman" w:date="2019-03-09T09:47:00Z">
        <w:r w:rsidR="00A26112" w:rsidRPr="00A26112">
          <w:rPr>
            <w:lang w:val="en-GB"/>
            <w:rPrChange w:id="1886" w:author="Tim Challman" w:date="2019-03-09T09:55:00Z">
              <w:rPr/>
            </w:rPrChange>
          </w:rPr>
          <w:t xml:space="preserve"> the</w:t>
        </w:r>
      </w:ins>
      <w:r w:rsidRPr="00A26112">
        <w:rPr>
          <w:lang w:val="en-GB"/>
          <w:rPrChange w:id="1887" w:author="Tim Challman" w:date="2019-03-09T09:55:00Z">
            <w:rPr/>
          </w:rPrChange>
        </w:rPr>
        <w:t xml:space="preserve"> </w:t>
      </w:r>
      <w:r w:rsidRPr="00A26112">
        <w:rPr>
          <w:i/>
          <w:lang w:val="en-GB"/>
          <w:rPrChange w:id="1888" w:author="Tim Challman" w:date="2019-03-09T09:55:00Z">
            <w:rPr>
              <w:i/>
            </w:rPr>
          </w:rPrChange>
        </w:rPr>
        <w:t>error model</w:t>
      </w:r>
      <w:r w:rsidRPr="00A26112">
        <w:rPr>
          <w:lang w:val="en-GB"/>
          <w:rPrChange w:id="1889" w:author="Tim Challman" w:date="2019-03-09T09:55:00Z">
            <w:rPr/>
          </w:rPrChange>
        </w:rPr>
        <w:t xml:space="preserve"> is also observed in this model.</w:t>
      </w:r>
    </w:p>
    <w:p w14:paraId="2622E90A" w14:textId="77777777" w:rsidR="0096095D" w:rsidRPr="00A26112" w:rsidRDefault="00CF708D">
      <w:pPr>
        <w:pStyle w:val="FirstParagraph"/>
        <w:rPr>
          <w:lang w:val="en-GB"/>
          <w:rPrChange w:id="1890" w:author="Tim Challman" w:date="2019-03-09T09:55:00Z">
            <w:rPr/>
          </w:rPrChange>
        </w:rPr>
      </w:pPr>
      <w:r w:rsidRPr="00A26112">
        <w:rPr>
          <w:lang w:val="en-GB"/>
          <w:rPrChange w:id="1891" w:author="Tim Challman" w:date="2019-03-09T09:55:00Z">
            <w:rPr/>
          </w:rPrChange>
        </w:rPr>
        <w:t xml:space="preserve">The following section will continue </w:t>
      </w:r>
      <w:del w:id="1892" w:author="Tim Challman" w:date="2019-03-09T09:47:00Z">
        <w:r w:rsidRPr="00A26112" w:rsidDel="00A26112">
          <w:rPr>
            <w:lang w:val="en-GB"/>
            <w:rPrChange w:id="1893" w:author="Tim Challman" w:date="2019-03-09T09:55:00Z">
              <w:rPr/>
            </w:rPrChange>
          </w:rPr>
          <w:delText xml:space="preserve">exploring </w:delText>
        </w:r>
      </w:del>
      <w:ins w:id="1894" w:author="Tim Challman" w:date="2019-03-09T09:47:00Z">
        <w:r w:rsidR="00A26112" w:rsidRPr="00A26112">
          <w:rPr>
            <w:lang w:val="en-GB"/>
            <w:rPrChange w:id="1895" w:author="Tim Challman" w:date="2019-03-09T09:55:00Z">
              <w:rPr/>
            </w:rPrChange>
          </w:rPr>
          <w:t xml:space="preserve">to explore </w:t>
        </w:r>
      </w:ins>
      <w:r w:rsidRPr="00A26112">
        <w:rPr>
          <w:lang w:val="en-GB"/>
          <w:rPrChange w:id="1896" w:author="Tim Challman" w:date="2019-03-09T09:55:00Z">
            <w:rPr/>
          </w:rPrChange>
        </w:rPr>
        <w:t>the effects of different levels of the factors in the case of these interactions.</w:t>
      </w:r>
    </w:p>
    <w:p w14:paraId="2452FE66" w14:textId="77777777" w:rsidR="0096095D" w:rsidRPr="00A26112" w:rsidRDefault="00CF708D">
      <w:pPr>
        <w:pStyle w:val="Heading2"/>
        <w:rPr>
          <w:lang w:val="en-GB"/>
          <w:rPrChange w:id="1897" w:author="Tim Challman" w:date="2019-03-09T09:55:00Z">
            <w:rPr/>
          </w:rPrChange>
        </w:rPr>
      </w:pPr>
      <w:bookmarkStart w:id="1898" w:name="effect-analysis-of-error-model"/>
      <w:bookmarkEnd w:id="1898"/>
      <w:r w:rsidRPr="00A26112">
        <w:rPr>
          <w:lang w:val="en-GB"/>
          <w:rPrChange w:id="1899" w:author="Tim Challman" w:date="2019-03-09T09:55:00Z">
            <w:rPr/>
          </w:rPrChange>
        </w:rPr>
        <w:t>Effect Analysis of Error Model</w:t>
      </w:r>
    </w:p>
    <w:p w14:paraId="1EF659C3" w14:textId="77777777" w:rsidR="0096095D" w:rsidRPr="00A26112" w:rsidRDefault="00CF708D">
      <w:pPr>
        <w:pStyle w:val="FirstParagraph"/>
        <w:rPr>
          <w:lang w:val="en-GB"/>
          <w:rPrChange w:id="1900" w:author="Tim Challman" w:date="2019-03-09T09:55:00Z">
            <w:rPr/>
          </w:rPrChange>
        </w:rPr>
      </w:pPr>
      <w:r w:rsidRPr="00A26112">
        <w:rPr>
          <w:lang w:val="en-GB"/>
          <w:rPrChange w:id="1901" w:author="Tim Challman" w:date="2019-03-09T09:55:00Z">
            <w:rPr/>
          </w:rPrChange>
        </w:rPr>
        <w:t xml:space="preserve">The large difference in the prediction error for the envelope models in Figure 8 (left) are intensified when </w:t>
      </w:r>
      <w:ins w:id="1902" w:author="Tim Challman" w:date="2019-03-09T09:47:00Z">
        <w:r w:rsidR="00A26112" w:rsidRPr="00A26112">
          <w:rPr>
            <w:lang w:val="en-GB"/>
            <w:rPrChange w:id="1903" w:author="Tim Challman" w:date="2019-03-09T09:55:00Z">
              <w:rPr/>
            </w:rPrChange>
          </w:rPr>
          <w:t xml:space="preserve">the </w:t>
        </w:r>
      </w:ins>
      <w:r w:rsidRPr="00A26112">
        <w:rPr>
          <w:lang w:val="en-GB"/>
          <w:rPrChange w:id="1904" w:author="Tim Challman" w:date="2019-03-09T09:55:00Z">
            <w:rPr/>
          </w:rPrChange>
        </w:rPr>
        <w:t xml:space="preserve">position of relevant predictor </w:t>
      </w:r>
      <w:del w:id="1905" w:author="Tim Challman" w:date="2019-03-09T09:47:00Z">
        <w:r w:rsidRPr="00A26112" w:rsidDel="00A26112">
          <w:rPr>
            <w:lang w:val="en-GB"/>
            <w:rPrChange w:id="1906" w:author="Tim Challman" w:date="2019-03-09T09:55:00Z">
              <w:rPr/>
            </w:rPrChange>
          </w:rPr>
          <w:delText xml:space="preserve">are </w:delText>
        </w:r>
      </w:del>
      <w:ins w:id="1907" w:author="Tim Challman" w:date="2019-03-09T09:47:00Z">
        <w:r w:rsidR="00A26112" w:rsidRPr="00A26112">
          <w:rPr>
            <w:lang w:val="en-GB"/>
            <w:rPrChange w:id="1908" w:author="Tim Challman" w:date="2019-03-09T09:55:00Z">
              <w:rPr/>
            </w:rPrChange>
          </w:rPr>
          <w:t xml:space="preserve">is </w:t>
        </w:r>
      </w:ins>
      <w:r w:rsidRPr="00A26112">
        <w:rPr>
          <w:lang w:val="en-GB"/>
          <w:rPrChange w:id="1909" w:author="Tim Challman" w:date="2019-03-09T09:55:00Z">
            <w:rPr/>
          </w:rPrChange>
        </w:rPr>
        <w:t xml:space="preserve">at 5, 6, 7, 8. The results also show that the envelope methods are more </w:t>
      </w:r>
      <w:del w:id="1910" w:author="Tim Challman" w:date="2019-03-09T09:48:00Z">
        <w:r w:rsidRPr="00A26112" w:rsidDel="00A26112">
          <w:rPr>
            <w:lang w:val="en-GB"/>
            <w:rPrChange w:id="1911" w:author="Tim Challman" w:date="2019-03-09T09:55:00Z">
              <w:rPr/>
            </w:rPrChange>
          </w:rPr>
          <w:delText xml:space="preserve">sensible </w:delText>
        </w:r>
      </w:del>
      <w:ins w:id="1912" w:author="Tim Challman" w:date="2019-03-09T09:48:00Z">
        <w:r w:rsidR="00A26112" w:rsidRPr="00A26112">
          <w:rPr>
            <w:lang w:val="en-GB"/>
            <w:rPrChange w:id="1913" w:author="Tim Challman" w:date="2019-03-09T09:55:00Z">
              <w:rPr/>
            </w:rPrChange>
          </w:rPr>
          <w:t xml:space="preserve">sensitive </w:t>
        </w:r>
      </w:ins>
      <w:r w:rsidRPr="00A26112">
        <w:rPr>
          <w:lang w:val="en-GB"/>
          <w:rPrChange w:id="1914" w:author="Tim Challman" w:date="2019-03-09T09:55:00Z">
            <w:rPr/>
          </w:rPrChange>
        </w:rPr>
        <w:t xml:space="preserve">to the levels of </w:t>
      </w:r>
      <w:r w:rsidRPr="00A26112">
        <w:rPr>
          <w:rStyle w:val="VerbatimChar"/>
          <w:lang w:val="en-GB"/>
          <w:rPrChange w:id="1915" w:author="Tim Challman" w:date="2019-03-09T09:55:00Z">
            <w:rPr>
              <w:rStyle w:val="VerbatimChar"/>
            </w:rPr>
          </w:rPrChange>
        </w:rPr>
        <w:t>eta</w:t>
      </w:r>
      <w:r w:rsidRPr="00A26112">
        <w:rPr>
          <w:lang w:val="en-GB"/>
          <w:rPrChange w:id="1916" w:author="Tim Challman" w:date="2019-03-09T09:55:00Z">
            <w:rPr/>
          </w:rPrChange>
        </w:rPr>
        <w:t xml:space="preserve"> than the rest of the methods. In the case of PCR and PLS, the difference in the effect of levels of </w:t>
      </w:r>
      <w:r w:rsidRPr="00A26112">
        <w:rPr>
          <w:rStyle w:val="VerbatimChar"/>
          <w:lang w:val="en-GB"/>
          <w:rPrChange w:id="1917" w:author="Tim Challman" w:date="2019-03-09T09:55:00Z">
            <w:rPr>
              <w:rStyle w:val="VerbatimChar"/>
            </w:rPr>
          </w:rPrChange>
        </w:rPr>
        <w:t>eta</w:t>
      </w:r>
      <w:r w:rsidRPr="00A26112">
        <w:rPr>
          <w:lang w:val="en-GB"/>
          <w:rPrChange w:id="1918" w:author="Tim Challman" w:date="2019-03-09T09:55:00Z">
            <w:rPr/>
          </w:rPrChange>
        </w:rPr>
        <w:t xml:space="preserve"> is small.</w:t>
      </w:r>
    </w:p>
    <w:p w14:paraId="6BDE44FC" w14:textId="77777777" w:rsidR="0096095D" w:rsidRPr="00A26112" w:rsidRDefault="00CF708D">
      <w:pPr>
        <w:pStyle w:val="BodyText"/>
        <w:rPr>
          <w:lang w:val="en-GB"/>
          <w:rPrChange w:id="1919" w:author="Tim Challman" w:date="2019-03-09T09:55:00Z">
            <w:rPr/>
          </w:rPrChange>
        </w:rPr>
      </w:pPr>
      <w:r w:rsidRPr="00A26112">
        <w:rPr>
          <w:lang w:val="en-GB"/>
          <w:rPrChange w:id="1920" w:author="Tim Challman" w:date="2019-03-09T09:55:00Z">
            <w:rPr/>
          </w:rPrChange>
        </w:rPr>
        <w:t xml:space="preserve">In Figure 8 (right), we can see that the multicollinearity (controlled by </w:t>
      </w:r>
      <w:r w:rsidRPr="00A26112">
        <w:rPr>
          <w:rStyle w:val="VerbatimChar"/>
          <w:lang w:val="en-GB"/>
          <w:rPrChange w:id="1921" w:author="Tim Challman" w:date="2019-03-09T09:55:00Z">
            <w:rPr>
              <w:rStyle w:val="VerbatimChar"/>
            </w:rPr>
          </w:rPrChange>
        </w:rPr>
        <w:t>gamma</w:t>
      </w:r>
      <w:r w:rsidRPr="00A26112">
        <w:rPr>
          <w:lang w:val="en-GB"/>
          <w:rPrChange w:id="1922" w:author="Tim Challman" w:date="2019-03-09T09:55:00Z">
            <w:rPr/>
          </w:rPrChange>
        </w:rPr>
        <w:t>) has affected all the methods. However, envelope methods have better performance on low multicollinearity</w:t>
      </w:r>
      <w:ins w:id="1923" w:author="Tim Challman" w:date="2019-03-09T09:49:00Z">
        <w:r w:rsidR="00A26112" w:rsidRPr="00A26112">
          <w:rPr>
            <w:lang w:val="en-GB"/>
            <w:rPrChange w:id="1924" w:author="Tim Challman" w:date="2019-03-09T09:55:00Z">
              <w:rPr/>
            </w:rPrChange>
          </w:rPr>
          <w:t>, as opposed to high multicollinearity</w:t>
        </w:r>
      </w:ins>
      <w:del w:id="1925" w:author="Tim Challman" w:date="2019-03-09T09:49:00Z">
        <w:r w:rsidRPr="00A26112" w:rsidDel="00A26112">
          <w:rPr>
            <w:lang w:val="en-GB"/>
            <w:rPrChange w:id="1926" w:author="Tim Challman" w:date="2019-03-09T09:55:00Z">
              <w:rPr/>
            </w:rPrChange>
          </w:rPr>
          <w:delText xml:space="preserve"> than high</w:delText>
        </w:r>
      </w:del>
      <w:ins w:id="1927" w:author="Tim Challman" w:date="2019-03-09T09:49:00Z">
        <w:r w:rsidR="00A26112" w:rsidRPr="00A26112">
          <w:rPr>
            <w:lang w:val="en-GB"/>
            <w:rPrChange w:id="1928" w:author="Tim Challman" w:date="2019-03-09T09:55:00Z">
              <w:rPr/>
            </w:rPrChange>
          </w:rPr>
          <w:t>,</w:t>
        </w:r>
      </w:ins>
      <w:r w:rsidRPr="00A26112">
        <w:rPr>
          <w:lang w:val="en-GB"/>
          <w:rPrChange w:id="1929" w:author="Tim Challman" w:date="2019-03-09T09:55:00Z">
            <w:rPr/>
          </w:rPrChange>
        </w:rPr>
        <w:t xml:space="preserve"> and PCR, PLS1 and PLS2 are robust for high multicollinearity. Despite handling high multicollinearity, these methods have higher prediction error in both cases of multicollinearity than the envelope methods.</w:t>
      </w:r>
    </w:p>
    <w:p w14:paraId="49096BC3" w14:textId="77777777" w:rsidR="0096095D" w:rsidRPr="00A26112" w:rsidRDefault="00CF708D">
      <w:pPr>
        <w:pStyle w:val="FigurewithCaption"/>
        <w:rPr>
          <w:lang w:val="en-GB"/>
          <w:rPrChange w:id="1930" w:author="Tim Challman" w:date="2019-03-09T09:55:00Z">
            <w:rPr/>
          </w:rPrChange>
        </w:rPr>
      </w:pPr>
      <w:r w:rsidRPr="00A26112">
        <w:rPr>
          <w:noProof/>
          <w:lang w:val="en-GB" w:eastAsia="nb-NO"/>
          <w:rPrChange w:id="1931" w:author="Tim Challman" w:date="2019-03-09T09:55:00Z">
            <w:rPr>
              <w:noProof/>
              <w:lang w:val="nb-NO" w:eastAsia="nb-NO"/>
            </w:rPr>
          </w:rPrChange>
        </w:rPr>
        <w:drawing>
          <wp:inline distT="0" distB="0" distL="0" distR="0" wp14:anchorId="3BA57913" wp14:editId="5622A5CB">
            <wp:extent cx="5334000" cy="3198812"/>
            <wp:effectExtent l="0" t="0" r="0" b="0"/>
            <wp:docPr id="8" name="Picture" descr="Figure 8 Effect plot of some interactions of the multivariate linear model of prediction error"/>
            <wp:cNvGraphicFramePr/>
            <a:graphic xmlns:a="http://schemas.openxmlformats.org/drawingml/2006/main">
              <a:graphicData uri="http://schemas.openxmlformats.org/drawingml/2006/picture">
                <pic:pic xmlns:pic="http://schemas.openxmlformats.org/drawingml/2006/picture">
                  <pic:nvPicPr>
                    <pic:cNvPr id="0" name="Picture" descr="main_files/figure-docx/pred-eff-plots-1.png"/>
                    <pic:cNvPicPr>
                      <a:picLocks noChangeAspect="1" noChangeArrowheads="1"/>
                    </pic:cNvPicPr>
                  </pic:nvPicPr>
                  <pic:blipFill>
                    <a:blip r:embed="rId18"/>
                    <a:stretch>
                      <a:fillRect/>
                    </a:stretch>
                  </pic:blipFill>
                  <pic:spPr bwMode="auto">
                    <a:xfrm>
                      <a:off x="0" y="0"/>
                      <a:ext cx="5334000" cy="3198812"/>
                    </a:xfrm>
                    <a:prstGeom prst="rect">
                      <a:avLst/>
                    </a:prstGeom>
                    <a:noFill/>
                    <a:ln w="9525">
                      <a:noFill/>
                      <a:headEnd/>
                      <a:tailEnd/>
                    </a:ln>
                  </pic:spPr>
                </pic:pic>
              </a:graphicData>
            </a:graphic>
          </wp:inline>
        </w:drawing>
      </w:r>
    </w:p>
    <w:p w14:paraId="0977E731" w14:textId="77777777" w:rsidR="0096095D" w:rsidRPr="00A26112" w:rsidRDefault="00CF708D">
      <w:pPr>
        <w:pStyle w:val="ImageCaption"/>
        <w:rPr>
          <w:lang w:val="en-GB"/>
          <w:rPrChange w:id="1932" w:author="Tim Challman" w:date="2019-03-09T09:55:00Z">
            <w:rPr/>
          </w:rPrChange>
        </w:rPr>
      </w:pPr>
      <w:r w:rsidRPr="00A26112">
        <w:rPr>
          <w:lang w:val="en-GB"/>
          <w:rPrChange w:id="1933" w:author="Tim Challman" w:date="2019-03-09T09:55:00Z">
            <w:rPr/>
          </w:rPrChange>
        </w:rPr>
        <w:t>Figure 8 Effect plot of some interactions of the multivariate linear model of prediction error</w:t>
      </w:r>
    </w:p>
    <w:p w14:paraId="57ED03FD" w14:textId="77777777" w:rsidR="0096095D" w:rsidRPr="00A26112" w:rsidRDefault="00CF708D">
      <w:pPr>
        <w:pStyle w:val="Heading2"/>
        <w:rPr>
          <w:lang w:val="en-GB"/>
          <w:rPrChange w:id="1934" w:author="Tim Challman" w:date="2019-03-09T09:55:00Z">
            <w:rPr/>
          </w:rPrChange>
        </w:rPr>
      </w:pPr>
      <w:bookmarkStart w:id="1935" w:name="effect-analysis-of-component-model"/>
      <w:bookmarkEnd w:id="1935"/>
      <w:r w:rsidRPr="00A26112">
        <w:rPr>
          <w:lang w:val="en-GB"/>
          <w:rPrChange w:id="1936" w:author="Tim Challman" w:date="2019-03-09T09:55:00Z">
            <w:rPr/>
          </w:rPrChange>
        </w:rPr>
        <w:lastRenderedPageBreak/>
        <w:t>Effect Analysis of Component Model</w:t>
      </w:r>
    </w:p>
    <w:p w14:paraId="3ABEDBCC" w14:textId="77777777" w:rsidR="0096095D" w:rsidRPr="00A26112" w:rsidRDefault="00CF708D">
      <w:pPr>
        <w:pStyle w:val="FigurewithCaption"/>
        <w:rPr>
          <w:lang w:val="en-GB"/>
          <w:rPrChange w:id="1937" w:author="Tim Challman" w:date="2019-03-09T09:55:00Z">
            <w:rPr/>
          </w:rPrChange>
        </w:rPr>
      </w:pPr>
      <w:r w:rsidRPr="00A26112">
        <w:rPr>
          <w:noProof/>
          <w:lang w:val="en-GB" w:eastAsia="nb-NO"/>
          <w:rPrChange w:id="1938" w:author="Tim Challman" w:date="2019-03-09T09:55:00Z">
            <w:rPr>
              <w:noProof/>
              <w:lang w:val="nb-NO" w:eastAsia="nb-NO"/>
            </w:rPr>
          </w:rPrChange>
        </w:rPr>
        <w:drawing>
          <wp:inline distT="0" distB="0" distL="0" distR="0" wp14:anchorId="0A3F3910" wp14:editId="367CC5E6">
            <wp:extent cx="5334000" cy="3198812"/>
            <wp:effectExtent l="0" t="0" r="0" b="0"/>
            <wp:docPr id="9" name="Picture" descr="Figure 9 Effect plot of some interactions of the multivariate linear model of number of components to get minimum prediction error"/>
            <wp:cNvGraphicFramePr/>
            <a:graphic xmlns:a="http://schemas.openxmlformats.org/drawingml/2006/main">
              <a:graphicData uri="http://schemas.openxmlformats.org/drawingml/2006/picture">
                <pic:pic xmlns:pic="http://schemas.openxmlformats.org/drawingml/2006/picture">
                  <pic:nvPicPr>
                    <pic:cNvPr id="0" name="Picture" descr="main_files/figure-docx/comp-eff-plots-1.png"/>
                    <pic:cNvPicPr>
                      <a:picLocks noChangeAspect="1" noChangeArrowheads="1"/>
                    </pic:cNvPicPr>
                  </pic:nvPicPr>
                  <pic:blipFill>
                    <a:blip r:embed="rId19"/>
                    <a:stretch>
                      <a:fillRect/>
                    </a:stretch>
                  </pic:blipFill>
                  <pic:spPr bwMode="auto">
                    <a:xfrm>
                      <a:off x="0" y="0"/>
                      <a:ext cx="5334000" cy="3198812"/>
                    </a:xfrm>
                    <a:prstGeom prst="rect">
                      <a:avLst/>
                    </a:prstGeom>
                    <a:noFill/>
                    <a:ln w="9525">
                      <a:noFill/>
                      <a:headEnd/>
                      <a:tailEnd/>
                    </a:ln>
                  </pic:spPr>
                </pic:pic>
              </a:graphicData>
            </a:graphic>
          </wp:inline>
        </w:drawing>
      </w:r>
    </w:p>
    <w:p w14:paraId="4703079C" w14:textId="77777777" w:rsidR="0096095D" w:rsidRPr="00A26112" w:rsidRDefault="00CF708D">
      <w:pPr>
        <w:pStyle w:val="ImageCaption"/>
        <w:rPr>
          <w:lang w:val="en-GB"/>
          <w:rPrChange w:id="1939" w:author="Tim Challman" w:date="2019-03-09T09:55:00Z">
            <w:rPr/>
          </w:rPrChange>
        </w:rPr>
      </w:pPr>
      <w:r w:rsidRPr="00A26112">
        <w:rPr>
          <w:lang w:val="en-GB"/>
          <w:rPrChange w:id="1940" w:author="Tim Challman" w:date="2019-03-09T09:55:00Z">
            <w:rPr/>
          </w:rPrChange>
        </w:rPr>
        <w:t>Figure 9 Effect plot of some interactions of the multivariate linear model of number of components to get minimum prediction error</w:t>
      </w:r>
    </w:p>
    <w:p w14:paraId="5A47D818" w14:textId="77777777" w:rsidR="0096095D" w:rsidRPr="00A26112" w:rsidRDefault="00CF708D">
      <w:pPr>
        <w:pStyle w:val="BodyText"/>
        <w:rPr>
          <w:lang w:val="en-GB"/>
          <w:rPrChange w:id="1941" w:author="Tim Challman" w:date="2019-03-09T09:55:00Z">
            <w:rPr/>
          </w:rPrChange>
        </w:rPr>
      </w:pPr>
      <w:del w:id="1942" w:author="Tim Challman" w:date="2019-03-09T09:52:00Z">
        <w:r w:rsidRPr="00A26112" w:rsidDel="00A26112">
          <w:rPr>
            <w:lang w:val="en-GB"/>
            <w:rPrChange w:id="1943" w:author="Tim Challman" w:date="2019-03-09T09:55:00Z">
              <w:rPr/>
            </w:rPrChange>
          </w:rPr>
          <w:delText xml:space="preserve">Unlike for prediction errors, </w:delText>
        </w:r>
      </w:del>
      <w:r w:rsidRPr="00A26112">
        <w:rPr>
          <w:lang w:val="en-GB"/>
          <w:rPrChange w:id="1944" w:author="Tim Challman" w:date="2019-03-09T09:55:00Z">
            <w:rPr/>
          </w:rPrChange>
        </w:rPr>
        <w:t xml:space="preserve">Figure 9 (left) shows that the number of components used by the methods to obtain </w:t>
      </w:r>
      <w:del w:id="1945" w:author="Tim Challman" w:date="2019-03-08T13:27:00Z">
        <w:r w:rsidRPr="00A26112" w:rsidDel="00A52EAC">
          <w:rPr>
            <w:lang w:val="en-GB"/>
            <w:rPrChange w:id="1946" w:author="Tim Challman" w:date="2019-03-09T09:55:00Z">
              <w:rPr/>
            </w:rPrChange>
          </w:rPr>
          <w:delText>minium</w:delText>
        </w:r>
      </w:del>
      <w:ins w:id="1947" w:author="Tim Challman" w:date="2019-03-08T13:27:00Z">
        <w:r w:rsidR="00A52EAC" w:rsidRPr="00A26112">
          <w:rPr>
            <w:lang w:val="en-GB"/>
            <w:rPrChange w:id="1948" w:author="Tim Challman" w:date="2019-03-09T09:55:00Z">
              <w:rPr/>
            </w:rPrChange>
          </w:rPr>
          <w:t>minimum</w:t>
        </w:r>
      </w:ins>
      <w:r w:rsidRPr="00A26112">
        <w:rPr>
          <w:lang w:val="en-GB"/>
          <w:rPrChange w:id="1949" w:author="Tim Challman" w:date="2019-03-09T09:55:00Z">
            <w:rPr/>
          </w:rPrChange>
        </w:rPr>
        <w:t xml:space="preserve"> prediction error is less affected by the levels of </w:t>
      </w:r>
      <w:r w:rsidRPr="00A26112">
        <w:rPr>
          <w:rStyle w:val="VerbatimChar"/>
          <w:lang w:val="en-GB"/>
          <w:rPrChange w:id="1950" w:author="Tim Challman" w:date="2019-03-09T09:55:00Z">
            <w:rPr>
              <w:rStyle w:val="VerbatimChar"/>
            </w:rPr>
          </w:rPrChange>
        </w:rPr>
        <w:t>eta</w:t>
      </w:r>
      <w:r w:rsidRPr="00A26112">
        <w:rPr>
          <w:lang w:val="en-GB"/>
          <w:rPrChange w:id="1951" w:author="Tim Challman" w:date="2019-03-09T09:55:00Z">
            <w:rPr/>
          </w:rPrChange>
        </w:rPr>
        <w:t xml:space="preserve">. All methods appear to use on average more components when eta increases. Envelope methods are able to obtain minimum prediction error by using components ranging from 1 to 3 in both the cases of </w:t>
      </w:r>
      <w:r w:rsidRPr="00A26112">
        <w:rPr>
          <w:rStyle w:val="VerbatimChar"/>
          <w:lang w:val="en-GB"/>
          <w:rPrChange w:id="1952" w:author="Tim Challman" w:date="2019-03-09T09:55:00Z">
            <w:rPr>
              <w:rStyle w:val="VerbatimChar"/>
            </w:rPr>
          </w:rPrChange>
        </w:rPr>
        <w:t>relpos</w:t>
      </w:r>
      <w:r w:rsidRPr="00A26112">
        <w:rPr>
          <w:lang w:val="en-GB"/>
          <w:rPrChange w:id="1953" w:author="Tim Challman" w:date="2019-03-09T09:55:00Z">
            <w:rPr/>
          </w:rPrChange>
        </w:rPr>
        <w:t>. This value is much higher in the case of PCR as its prediction is based only on the principal components of the predictor matrix. The number of components used by this method ranges from 3 to 5 when relevant components are at positions 1, 2, 3, 4 and 5 to 8 when relevant components are at positions 5, 6, 7, 8.</w:t>
      </w:r>
    </w:p>
    <w:p w14:paraId="1139E431" w14:textId="77777777" w:rsidR="0096095D" w:rsidRPr="00A26112" w:rsidRDefault="00CF708D">
      <w:pPr>
        <w:pStyle w:val="BodyText"/>
        <w:rPr>
          <w:lang w:val="en-GB"/>
          <w:rPrChange w:id="1954" w:author="Tim Challman" w:date="2019-03-09T09:55:00Z">
            <w:rPr/>
          </w:rPrChange>
        </w:rPr>
      </w:pPr>
      <w:r w:rsidRPr="00A26112">
        <w:rPr>
          <w:lang w:val="en-GB"/>
          <w:rPrChange w:id="1955" w:author="Tim Challman" w:date="2019-03-09T09:55:00Z">
            <w:rPr/>
          </w:rPrChange>
        </w:rPr>
        <w:t>When relevant components are at position 5, 6, 7, 8, the eigenvalues of relevant predictors becomes smaller and responses are relatively difficult to predict. This becomes more critical for high multicollinearity case</w:t>
      </w:r>
      <w:ins w:id="1956" w:author="Tim Challman" w:date="2019-03-09T09:53:00Z">
        <w:r w:rsidR="00A26112" w:rsidRPr="00A26112">
          <w:rPr>
            <w:lang w:val="en-GB"/>
            <w:rPrChange w:id="1957" w:author="Tim Challman" w:date="2019-03-09T09:55:00Z">
              <w:rPr/>
            </w:rPrChange>
          </w:rPr>
          <w:t>s</w:t>
        </w:r>
      </w:ins>
      <w:r w:rsidRPr="00A26112">
        <w:rPr>
          <w:lang w:val="en-GB"/>
          <w:rPrChange w:id="1958" w:author="Tim Challman" w:date="2019-03-09T09:55:00Z">
            <w:rPr/>
          </w:rPrChange>
        </w:rPr>
        <w:t xml:space="preserve">. Figure 9 (right) shows that the envelope methods are less influenced by the level of </w:t>
      </w:r>
      <w:r w:rsidRPr="00A26112">
        <w:rPr>
          <w:rStyle w:val="VerbatimChar"/>
          <w:lang w:val="en-GB"/>
          <w:rPrChange w:id="1959" w:author="Tim Challman" w:date="2019-03-09T09:55:00Z">
            <w:rPr>
              <w:rStyle w:val="VerbatimChar"/>
            </w:rPr>
          </w:rPrChange>
        </w:rPr>
        <w:t>relpos</w:t>
      </w:r>
      <w:r w:rsidRPr="00A26112">
        <w:rPr>
          <w:lang w:val="en-GB"/>
          <w:rPrChange w:id="1960" w:author="Tim Challman" w:date="2019-03-09T09:55:00Z">
            <w:rPr/>
          </w:rPrChange>
        </w:rPr>
        <w:t xml:space="preserve"> and are particularly better in achieving minimum prediction error using </w:t>
      </w:r>
      <w:ins w:id="1961" w:author="Tim Challman" w:date="2019-03-09T09:54:00Z">
        <w:r w:rsidR="00A26112" w:rsidRPr="00A26112">
          <w:rPr>
            <w:lang w:val="en-GB"/>
            <w:rPrChange w:id="1962" w:author="Tim Challman" w:date="2019-03-09T09:55:00Z">
              <w:rPr/>
            </w:rPrChange>
          </w:rPr>
          <w:t xml:space="preserve">a </w:t>
        </w:r>
      </w:ins>
      <w:r w:rsidRPr="00A26112">
        <w:rPr>
          <w:lang w:val="en-GB"/>
          <w:rPrChange w:id="1963" w:author="Tim Challman" w:date="2019-03-09T09:55:00Z">
            <w:rPr/>
          </w:rPrChange>
        </w:rPr>
        <w:t>fewer number of components than other methods.</w:t>
      </w:r>
    </w:p>
    <w:p w14:paraId="74F3EC9C" w14:textId="77777777" w:rsidR="0096095D" w:rsidRPr="00A26112" w:rsidRDefault="00CF708D">
      <w:pPr>
        <w:pStyle w:val="Heading1"/>
        <w:rPr>
          <w:lang w:val="en-GB"/>
          <w:rPrChange w:id="1964" w:author="Tim Challman" w:date="2019-03-09T09:55:00Z">
            <w:rPr/>
          </w:rPrChange>
        </w:rPr>
      </w:pPr>
      <w:bookmarkStart w:id="1965" w:name="examples"/>
      <w:bookmarkEnd w:id="1965"/>
      <w:r w:rsidRPr="00A26112">
        <w:rPr>
          <w:lang w:val="en-GB"/>
          <w:rPrChange w:id="1966" w:author="Tim Challman" w:date="2019-03-09T09:55:00Z">
            <w:rPr/>
          </w:rPrChange>
        </w:rPr>
        <w:lastRenderedPageBreak/>
        <w:t>Examples</w:t>
      </w:r>
    </w:p>
    <w:p w14:paraId="4CC92172" w14:textId="77777777" w:rsidR="0096095D" w:rsidRPr="00A26112" w:rsidRDefault="00CF708D">
      <w:pPr>
        <w:pStyle w:val="FirstParagraph"/>
        <w:rPr>
          <w:lang w:val="en-GB"/>
          <w:rPrChange w:id="1967" w:author="Tim Challman" w:date="2019-03-09T09:55:00Z">
            <w:rPr/>
          </w:rPrChange>
        </w:rPr>
      </w:pPr>
      <w:r w:rsidRPr="00A26112">
        <w:rPr>
          <w:lang w:val="en-GB"/>
          <w:rPrChange w:id="1968" w:author="Tim Challman" w:date="2019-03-09T09:55:00Z">
            <w:rPr/>
          </w:rPrChange>
        </w:rPr>
        <w:t>In addition to the analysis with the simulated data, the following two examples explore the prediction performance of the methods using real datasets. Since both examples have wide predictor matrices, principal components explaining 97.5% of the variation in them are used for envelope methods. The coefficients were transformed back after the estimation.</w:t>
      </w:r>
    </w:p>
    <w:p w14:paraId="5B14E728" w14:textId="77777777" w:rsidR="0096095D" w:rsidRPr="00A26112" w:rsidRDefault="00CF708D">
      <w:pPr>
        <w:pStyle w:val="Heading2"/>
        <w:rPr>
          <w:lang w:val="en-GB"/>
          <w:rPrChange w:id="1969" w:author="Tim Challman" w:date="2019-03-09T09:55:00Z">
            <w:rPr/>
          </w:rPrChange>
        </w:rPr>
      </w:pPr>
      <w:bookmarkStart w:id="1970" w:name="raman-spectra-analysis-of-contents-of-po"/>
      <w:bookmarkEnd w:id="1970"/>
      <w:r w:rsidRPr="00A26112">
        <w:rPr>
          <w:lang w:val="en-GB"/>
          <w:rPrChange w:id="1971" w:author="Tim Challman" w:date="2019-03-09T09:55:00Z">
            <w:rPr/>
          </w:rPrChange>
        </w:rPr>
        <w:t>Raman spectra analysis of contents of polyunsaturated fatty acids (PUFA)</w:t>
      </w:r>
    </w:p>
    <w:p w14:paraId="4BF4D414" w14:textId="77777777" w:rsidR="0096095D" w:rsidRPr="00A26112" w:rsidRDefault="00CF708D">
      <w:pPr>
        <w:pStyle w:val="FirstParagraph"/>
        <w:rPr>
          <w:lang w:val="en-GB"/>
          <w:rPrChange w:id="1972" w:author="Tim Challman" w:date="2019-03-09T09:55:00Z">
            <w:rPr/>
          </w:rPrChange>
        </w:rPr>
      </w:pPr>
      <w:r w:rsidRPr="00A26112">
        <w:rPr>
          <w:lang w:val="en-GB"/>
          <w:rPrChange w:id="1973" w:author="Tim Challman" w:date="2019-03-09T09:55:00Z">
            <w:rPr/>
          </w:rPrChange>
        </w:rPr>
        <w:t>This dataset contains 44 training samples and 25 test samples of fatty acid information expressed as: a) percentage of total sample weight and b) percentage of total fat content. The dataset is borrowed from Næs et al. (</w:t>
      </w:r>
      <w:r w:rsidR="00A52EAC" w:rsidRPr="00A26112">
        <w:rPr>
          <w:lang w:val="en-GB"/>
          <w:rPrChange w:id="1974" w:author="Tim Challman" w:date="2019-03-09T09:55:00Z">
            <w:rPr/>
          </w:rPrChange>
        </w:rPr>
        <w:fldChar w:fldCharType="begin"/>
      </w:r>
      <w:r w:rsidR="00A52EAC" w:rsidRPr="00A26112">
        <w:rPr>
          <w:lang w:val="en-GB"/>
          <w:rPrChange w:id="1975" w:author="Tim Challman" w:date="2019-03-09T09:55:00Z">
            <w:rPr/>
          </w:rPrChange>
        </w:rPr>
        <w:instrText xml:space="preserve"> HYPERLINK \l "ref-naes2013multi" \h </w:instrText>
      </w:r>
      <w:r w:rsidR="00A52EAC" w:rsidRPr="00A26112">
        <w:rPr>
          <w:lang w:val="en-GB"/>
          <w:rPrChange w:id="1976" w:author="Tim Challman" w:date="2019-03-09T09:55:00Z">
            <w:rPr>
              <w:rStyle w:val="Hyperlink"/>
            </w:rPr>
          </w:rPrChange>
        </w:rPr>
        <w:fldChar w:fldCharType="separate"/>
      </w:r>
      <w:r w:rsidRPr="00A26112">
        <w:rPr>
          <w:rStyle w:val="Hyperlink"/>
          <w:lang w:val="en-GB"/>
          <w:rPrChange w:id="1977" w:author="Tim Challman" w:date="2019-03-09T09:55:00Z">
            <w:rPr>
              <w:rStyle w:val="Hyperlink"/>
            </w:rPr>
          </w:rPrChange>
        </w:rPr>
        <w:t>2013</w:t>
      </w:r>
      <w:r w:rsidR="00A52EAC" w:rsidRPr="00A26112">
        <w:rPr>
          <w:rStyle w:val="Hyperlink"/>
          <w:lang w:val="en-GB"/>
          <w:rPrChange w:id="1978" w:author="Tim Challman" w:date="2019-03-09T09:55:00Z">
            <w:rPr>
              <w:rStyle w:val="Hyperlink"/>
            </w:rPr>
          </w:rPrChange>
        </w:rPr>
        <w:fldChar w:fldCharType="end"/>
      </w:r>
      <w:r w:rsidRPr="00A26112">
        <w:rPr>
          <w:lang w:val="en-GB"/>
          <w:rPrChange w:id="1979" w:author="Tim Challman" w:date="2019-03-09T09:55:00Z">
            <w:rPr/>
          </w:rPrChange>
        </w:rPr>
        <w:t>) where more information can be found. The samples were analysed using Raman spectroscopy from which 1096 wavelength variables were obtained as predictors. Raman spectroscopy provides detailed chemical information from minor components in food. The aim of this example is to compare how well the prediction methods that we have considered are able to predict the contents of PUFA using these Raman spectra.</w:t>
      </w:r>
    </w:p>
    <w:p w14:paraId="0A78E859" w14:textId="77777777" w:rsidR="0096095D" w:rsidRPr="00A26112" w:rsidRDefault="00CF708D">
      <w:pPr>
        <w:pStyle w:val="FigurewithCaption"/>
        <w:rPr>
          <w:lang w:val="en-GB"/>
          <w:rPrChange w:id="1980" w:author="Tim Challman" w:date="2019-03-09T09:55:00Z">
            <w:rPr/>
          </w:rPrChange>
        </w:rPr>
      </w:pPr>
      <w:r w:rsidRPr="00A26112">
        <w:rPr>
          <w:noProof/>
          <w:lang w:val="en-GB" w:eastAsia="nb-NO"/>
          <w:rPrChange w:id="1981" w:author="Tim Challman" w:date="2019-03-09T09:55:00Z">
            <w:rPr>
              <w:noProof/>
              <w:lang w:val="nb-NO" w:eastAsia="nb-NO"/>
            </w:rPr>
          </w:rPrChange>
        </w:rPr>
        <w:drawing>
          <wp:inline distT="0" distB="0" distL="0" distR="0" wp14:anchorId="6BC0CD09" wp14:editId="5E86D338">
            <wp:extent cx="5334000" cy="2132210"/>
            <wp:effectExtent l="0" t="0" r="0" b="0"/>
            <wp:docPr id="10" name="Picture" descr="Figure 10 (Left) Bar represents the eigenvalues corresponding to Raman Spectra. The points and line are the covariance between response and the principal components of Raman Spectra. All the values are normalized to scale from 0 to 1. (Middle) Cumulative sum of eigenvalues corresponding to predictors. (Right) Cumulative sum of eigenvalues corresponding to responses. The top and bottom row corresponds to test and training datasets respectively."/>
            <wp:cNvGraphicFramePr/>
            <a:graphic xmlns:a="http://schemas.openxmlformats.org/drawingml/2006/main">
              <a:graphicData uri="http://schemas.openxmlformats.org/drawingml/2006/picture">
                <pic:pic xmlns:pic="http://schemas.openxmlformats.org/drawingml/2006/picture">
                  <pic:nvPicPr>
                    <pic:cNvPr id="0" name="Picture" descr="main_files/figure-docx/ex1-cumulative-eigevalues-1.png"/>
                    <pic:cNvPicPr>
                      <a:picLocks noChangeAspect="1" noChangeArrowheads="1"/>
                    </pic:cNvPicPr>
                  </pic:nvPicPr>
                  <pic:blipFill>
                    <a:blip r:embed="rId20"/>
                    <a:stretch>
                      <a:fillRect/>
                    </a:stretch>
                  </pic:blipFill>
                  <pic:spPr bwMode="auto">
                    <a:xfrm>
                      <a:off x="0" y="0"/>
                      <a:ext cx="5334000" cy="2132210"/>
                    </a:xfrm>
                    <a:prstGeom prst="rect">
                      <a:avLst/>
                    </a:prstGeom>
                    <a:noFill/>
                    <a:ln w="9525">
                      <a:noFill/>
                      <a:headEnd/>
                      <a:tailEnd/>
                    </a:ln>
                  </pic:spPr>
                </pic:pic>
              </a:graphicData>
            </a:graphic>
          </wp:inline>
        </w:drawing>
      </w:r>
    </w:p>
    <w:p w14:paraId="5B765315" w14:textId="77777777" w:rsidR="0096095D" w:rsidRPr="00A26112" w:rsidRDefault="00CF708D">
      <w:pPr>
        <w:pStyle w:val="ImageCaption"/>
        <w:rPr>
          <w:lang w:val="en-GB"/>
          <w:rPrChange w:id="1982" w:author="Tim Challman" w:date="2019-03-09T09:55:00Z">
            <w:rPr/>
          </w:rPrChange>
        </w:rPr>
      </w:pPr>
      <w:r w:rsidRPr="00A26112">
        <w:rPr>
          <w:lang w:val="en-GB"/>
          <w:rPrChange w:id="1983" w:author="Tim Challman" w:date="2019-03-09T09:55:00Z">
            <w:rPr/>
          </w:rPrChange>
        </w:rPr>
        <w:t>Figure 10 (Left) Bar represents the eigenvalues corresponding to Raman Spectra. The points and line are the covariance between response and the principal components of Raman Spectra. All the values are normalized to scale from 0 to 1. (Middle) Cumulative sum of eigenvalues corresponding to predictors. (Right) Cumulative sum of eigenvalues corresponding to responses. The top and bottom row corresponds to test and training datasets respectively.</w:t>
      </w:r>
    </w:p>
    <w:p w14:paraId="655E21AC" w14:textId="77777777" w:rsidR="0096095D" w:rsidRPr="00A26112" w:rsidRDefault="00CF708D">
      <w:pPr>
        <w:pStyle w:val="BodyText"/>
        <w:rPr>
          <w:lang w:val="en-GB"/>
          <w:rPrChange w:id="1984" w:author="Tim Challman" w:date="2019-03-09T09:55:00Z">
            <w:rPr/>
          </w:rPrChange>
        </w:rPr>
      </w:pPr>
      <w:r w:rsidRPr="00A26112">
        <w:rPr>
          <w:lang w:val="en-GB"/>
          <w:rPrChange w:id="1985" w:author="Tim Challman" w:date="2019-03-09T09:55:00Z">
            <w:rPr/>
          </w:rPrChange>
        </w:rPr>
        <w:t>Figure 10 (left) shows that the first few predictor components are somewhat correlated with response variables. In addition</w:t>
      </w:r>
      <w:ins w:id="1986" w:author="Tim Challman" w:date="2019-03-09T09:57:00Z">
        <w:r w:rsidR="00567242">
          <w:rPr>
            <w:lang w:val="en-GB"/>
          </w:rPr>
          <w:t>,</w:t>
        </w:r>
      </w:ins>
      <w:r w:rsidRPr="00A26112">
        <w:rPr>
          <w:lang w:val="en-GB"/>
          <w:rPrChange w:id="1987" w:author="Tim Challman" w:date="2019-03-09T09:55:00Z">
            <w:rPr/>
          </w:rPrChange>
        </w:rPr>
        <w:t xml:space="preserve"> the most variation in predictors </w:t>
      </w:r>
      <w:del w:id="1988" w:author="Tim Challman" w:date="2019-03-09T09:57:00Z">
        <w:r w:rsidRPr="00A26112" w:rsidDel="00567242">
          <w:rPr>
            <w:lang w:val="en-GB"/>
            <w:rPrChange w:id="1989" w:author="Tim Challman" w:date="2019-03-09T09:55:00Z">
              <w:rPr/>
            </w:rPrChange>
          </w:rPr>
          <w:delText xml:space="preserve">are </w:delText>
        </w:r>
      </w:del>
      <w:ins w:id="1990" w:author="Tim Challman" w:date="2019-03-09T09:57:00Z">
        <w:r w:rsidR="00567242">
          <w:rPr>
            <w:lang w:val="en-GB"/>
          </w:rPr>
          <w:t>is</w:t>
        </w:r>
        <w:r w:rsidR="00567242" w:rsidRPr="00A26112">
          <w:rPr>
            <w:lang w:val="en-GB"/>
            <w:rPrChange w:id="1991" w:author="Tim Challman" w:date="2019-03-09T09:55:00Z">
              <w:rPr/>
            </w:rPrChange>
          </w:rPr>
          <w:t xml:space="preserve"> </w:t>
        </w:r>
      </w:ins>
      <w:r w:rsidRPr="00A26112">
        <w:rPr>
          <w:lang w:val="en-GB"/>
          <w:rPrChange w:id="1992" w:author="Tim Challman" w:date="2019-03-09T09:55:00Z">
            <w:rPr/>
          </w:rPrChange>
        </w:rPr>
        <w:t>explained by less than five components (middle). Further, the response variables are highly correlated</w:t>
      </w:r>
      <w:ins w:id="1993" w:author="Tim Challman" w:date="2019-03-09T09:57:00Z">
        <w:r w:rsidR="00567242">
          <w:rPr>
            <w:lang w:val="en-GB"/>
          </w:rPr>
          <w:t>,</w:t>
        </w:r>
      </w:ins>
      <w:r w:rsidRPr="00A26112">
        <w:rPr>
          <w:lang w:val="en-GB"/>
          <w:rPrChange w:id="1994" w:author="Tim Challman" w:date="2019-03-09T09:55:00Z">
            <w:rPr/>
          </w:rPrChange>
        </w:rPr>
        <w:t xml:space="preserve"> suggesting that a single </w:t>
      </w:r>
      <w:r w:rsidRPr="00A26112">
        <w:rPr>
          <w:lang w:val="en-GB"/>
          <w:rPrChange w:id="1995" w:author="Tim Challman" w:date="2019-03-09T09:55:00Z">
            <w:rPr/>
          </w:rPrChange>
        </w:rPr>
        <w:lastRenderedPageBreak/>
        <w:t xml:space="preserve">latent dimension explains most of the variation (right). We may therefore also believe that the relevant latent space in the response matrix is of dimension one. This resembles </w:t>
      </w:r>
      <w:ins w:id="1996" w:author="Tim Challman" w:date="2019-03-09T10:03:00Z">
        <w:r w:rsidR="00567242">
          <w:rPr>
            <w:lang w:val="en-GB"/>
          </w:rPr>
          <w:t>D</w:t>
        </w:r>
      </w:ins>
      <w:del w:id="1997" w:author="Tim Challman" w:date="2019-03-09T10:03:00Z">
        <w:r w:rsidRPr="00A26112" w:rsidDel="00567242">
          <w:rPr>
            <w:lang w:val="en-GB"/>
            <w:rPrChange w:id="1998" w:author="Tim Challman" w:date="2019-03-09T09:55:00Z">
              <w:rPr/>
            </w:rPrChange>
          </w:rPr>
          <w:delText>the d</w:delText>
        </w:r>
      </w:del>
      <w:r w:rsidRPr="00A26112">
        <w:rPr>
          <w:lang w:val="en-GB"/>
          <w:rPrChange w:id="1999" w:author="Tim Challman" w:date="2019-03-09T09:55:00Z">
            <w:rPr/>
          </w:rPrChange>
        </w:rPr>
        <w:t>esign 19 (Figure 2) from our simulation.</w:t>
      </w:r>
    </w:p>
    <w:p w14:paraId="673EA38A" w14:textId="77777777" w:rsidR="0096095D" w:rsidRPr="00A26112" w:rsidRDefault="00CF708D">
      <w:pPr>
        <w:pStyle w:val="FigurewithCaption"/>
        <w:rPr>
          <w:lang w:val="en-GB"/>
          <w:rPrChange w:id="2000" w:author="Tim Challman" w:date="2019-03-09T09:55:00Z">
            <w:rPr/>
          </w:rPrChange>
        </w:rPr>
      </w:pPr>
      <w:r w:rsidRPr="00A26112">
        <w:rPr>
          <w:noProof/>
          <w:lang w:val="en-GB" w:eastAsia="nb-NO"/>
          <w:rPrChange w:id="2001" w:author="Tim Challman" w:date="2019-03-09T09:55:00Z">
            <w:rPr>
              <w:noProof/>
              <w:lang w:val="nb-NO" w:eastAsia="nb-NO"/>
            </w:rPr>
          </w:rPrChange>
        </w:rPr>
        <w:drawing>
          <wp:inline distT="0" distB="0" distL="0" distR="0" wp14:anchorId="7561FC68" wp14:editId="4B1D25A8">
            <wp:extent cx="4800001" cy="2880000"/>
            <wp:effectExtent l="0" t="0" r="0" b="0"/>
            <wp:docPr id="11" name="Picture" descr="Figure 11 Prediction Error of different prediction methods using different number of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in_files/figure-docx/ex1-prediction-error-1.png"/>
                    <pic:cNvPicPr>
                      <a:picLocks noChangeAspect="1" noChangeArrowheads="1"/>
                    </pic:cNvPicPr>
                  </pic:nvPicPr>
                  <pic:blipFill>
                    <a:blip r:embed="rId21"/>
                    <a:stretch>
                      <a:fillRect/>
                    </a:stretch>
                  </pic:blipFill>
                  <pic:spPr bwMode="auto">
                    <a:xfrm>
                      <a:off x="0" y="0"/>
                      <a:ext cx="4800001" cy="2880000"/>
                    </a:xfrm>
                    <a:prstGeom prst="rect">
                      <a:avLst/>
                    </a:prstGeom>
                    <a:noFill/>
                    <a:ln w="9525">
                      <a:noFill/>
                      <a:headEnd/>
                      <a:tailEnd/>
                    </a:ln>
                  </pic:spPr>
                </pic:pic>
              </a:graphicData>
            </a:graphic>
          </wp:inline>
        </w:drawing>
      </w:r>
    </w:p>
    <w:p w14:paraId="6914E017" w14:textId="77777777" w:rsidR="0096095D" w:rsidRPr="00A26112" w:rsidRDefault="00CF708D">
      <w:pPr>
        <w:pStyle w:val="ImageCaption"/>
        <w:rPr>
          <w:lang w:val="en-GB"/>
          <w:rPrChange w:id="2002" w:author="Tim Challman" w:date="2019-03-09T09:55:00Z">
            <w:rPr/>
          </w:rPrChange>
        </w:rPr>
      </w:pPr>
      <w:r w:rsidRPr="00A26112">
        <w:rPr>
          <w:lang w:val="en-GB"/>
          <w:rPrChange w:id="2003" w:author="Tim Challman" w:date="2019-03-09T09:55:00Z">
            <w:rPr/>
          </w:rPrChange>
        </w:rPr>
        <w:t>Figure 11 Prediction Error of different prediction methods using different number of components.</w:t>
      </w:r>
    </w:p>
    <w:p w14:paraId="60E5AEF7" w14:textId="77777777" w:rsidR="0096095D" w:rsidRPr="00A26112" w:rsidRDefault="00CF708D">
      <w:pPr>
        <w:pStyle w:val="BodyText"/>
        <w:rPr>
          <w:lang w:val="en-GB"/>
          <w:rPrChange w:id="2004" w:author="Tim Challman" w:date="2019-03-09T09:55:00Z">
            <w:rPr/>
          </w:rPrChange>
        </w:rPr>
      </w:pPr>
      <w:r w:rsidRPr="00A26112">
        <w:rPr>
          <w:lang w:val="en-GB"/>
          <w:rPrChange w:id="2005" w:author="Tim Challman" w:date="2019-03-09T09:55:00Z">
            <w:rPr/>
          </w:rPrChange>
        </w:rPr>
        <w:t xml:space="preserve">Using a range of components from 1 to 15, </w:t>
      </w:r>
      <w:del w:id="2006" w:author="Tim Challman" w:date="2019-03-09T09:58:00Z">
        <w:r w:rsidRPr="00A26112" w:rsidDel="00567242">
          <w:rPr>
            <w:lang w:val="en-GB"/>
            <w:rPrChange w:id="2007" w:author="Tim Challman" w:date="2019-03-09T09:55:00Z">
              <w:rPr/>
            </w:rPrChange>
          </w:rPr>
          <w:delText xml:space="preserve">a </w:delText>
        </w:r>
      </w:del>
      <w:r w:rsidRPr="00A26112">
        <w:rPr>
          <w:lang w:val="en-GB"/>
          <w:rPrChange w:id="2008" w:author="Tim Challman" w:date="2019-03-09T09:55:00Z">
            <w:rPr/>
          </w:rPrChange>
        </w:rPr>
        <w:t>regression models were fitted using each of the methods. The fitted models were used to predict the test observation</w:t>
      </w:r>
      <w:ins w:id="2009" w:author="Tim Challman" w:date="2019-03-09T09:59:00Z">
        <w:r w:rsidR="00567242">
          <w:rPr>
            <w:lang w:val="en-GB"/>
          </w:rPr>
          <w:t>,</w:t>
        </w:r>
      </w:ins>
      <w:r w:rsidRPr="00A26112">
        <w:rPr>
          <w:lang w:val="en-GB"/>
          <w:rPrChange w:id="2010" w:author="Tim Challman" w:date="2019-03-09T09:55:00Z">
            <w:rPr/>
          </w:rPrChange>
        </w:rPr>
        <w:t xml:space="preserve"> and the root mean squared error of prediction (RMSEP) was calculated. Figure 11 shows that PLS2 obtained </w:t>
      </w:r>
      <w:ins w:id="2011" w:author="Tim Challman" w:date="2019-03-09T09:59:00Z">
        <w:r w:rsidR="00567242">
          <w:rPr>
            <w:lang w:val="en-GB"/>
          </w:rPr>
          <w:t xml:space="preserve">a </w:t>
        </w:r>
      </w:ins>
      <w:r w:rsidRPr="00A26112">
        <w:rPr>
          <w:lang w:val="en-GB"/>
          <w:rPrChange w:id="2012" w:author="Tim Challman" w:date="2019-03-09T09:55:00Z">
            <w:rPr/>
          </w:rPrChange>
        </w:rPr>
        <w:t>minimum prediction error of 3.783 using 9 components in the case of response %Pufa</w:t>
      </w:r>
      <w:ins w:id="2013" w:author="Tim Challman" w:date="2019-03-09T09:59:00Z">
        <w:r w:rsidR="00567242">
          <w:rPr>
            <w:lang w:val="en-GB"/>
          </w:rPr>
          <w:t>,</w:t>
        </w:r>
      </w:ins>
      <w:r w:rsidRPr="00A26112">
        <w:rPr>
          <w:lang w:val="en-GB"/>
          <w:rPrChange w:id="2014" w:author="Tim Challman" w:date="2019-03-09T09:55:00Z">
            <w:rPr/>
          </w:rPrChange>
        </w:rPr>
        <w:t xml:space="preserve"> while PLS1 obtained </w:t>
      </w:r>
      <w:ins w:id="2015" w:author="Tim Challman" w:date="2019-03-09T09:59:00Z">
        <w:r w:rsidR="00567242">
          <w:rPr>
            <w:lang w:val="en-GB"/>
          </w:rPr>
          <w:t xml:space="preserve">a </w:t>
        </w:r>
      </w:ins>
      <w:r w:rsidRPr="00A26112">
        <w:rPr>
          <w:lang w:val="en-GB"/>
          <w:rPrChange w:id="2016" w:author="Tim Challman" w:date="2019-03-09T09:55:00Z">
            <w:rPr/>
          </w:rPrChange>
        </w:rPr>
        <w:t>minimum prediction error of 1.308 using 11 components in the case of response PUFA%emul. However</w:t>
      </w:r>
      <w:ins w:id="2017" w:author="Tim Challman" w:date="2019-03-09T09:59:00Z">
        <w:r w:rsidR="00567242">
          <w:rPr>
            <w:lang w:val="en-GB"/>
          </w:rPr>
          <w:t>,</w:t>
        </w:r>
      </w:ins>
      <w:r w:rsidRPr="00A26112">
        <w:rPr>
          <w:lang w:val="en-GB"/>
          <w:rPrChange w:id="2018" w:author="Tim Challman" w:date="2019-03-09T09:55:00Z">
            <w:rPr/>
          </w:rPrChange>
        </w:rPr>
        <w:t xml:space="preserve"> the figure also shows that both envelope methods have reached </w:t>
      </w:r>
      <w:del w:id="2019" w:author="Tim Challman" w:date="2019-03-09T10:00:00Z">
        <w:r w:rsidRPr="00A26112" w:rsidDel="00567242">
          <w:rPr>
            <w:lang w:val="en-GB"/>
            <w:rPrChange w:id="2020" w:author="Tim Challman" w:date="2019-03-09T09:55:00Z">
              <w:rPr/>
            </w:rPrChange>
          </w:rPr>
          <w:delText xml:space="preserve">to </w:delText>
        </w:r>
      </w:del>
      <w:r w:rsidRPr="00A26112">
        <w:rPr>
          <w:lang w:val="en-GB"/>
          <w:rPrChange w:id="2021" w:author="Tim Challman" w:date="2019-03-09T09:55:00Z">
            <w:rPr/>
          </w:rPrChange>
        </w:rPr>
        <w:t xml:space="preserve">almost minimum </w:t>
      </w:r>
      <w:del w:id="2022" w:author="Tim Challman" w:date="2019-03-08T13:27:00Z">
        <w:r w:rsidRPr="00A26112" w:rsidDel="00A52EAC">
          <w:rPr>
            <w:lang w:val="en-GB"/>
            <w:rPrChange w:id="2023" w:author="Tim Challman" w:date="2019-03-09T09:55:00Z">
              <w:rPr/>
            </w:rPrChange>
          </w:rPr>
          <w:delText>predicton</w:delText>
        </w:r>
      </w:del>
      <w:ins w:id="2024" w:author="Tim Challman" w:date="2019-03-08T13:27:00Z">
        <w:r w:rsidR="00A52EAC" w:rsidRPr="00A26112">
          <w:rPr>
            <w:lang w:val="en-GB"/>
            <w:rPrChange w:id="2025" w:author="Tim Challman" w:date="2019-03-09T09:55:00Z">
              <w:rPr/>
            </w:rPrChange>
          </w:rPr>
          <w:t>prediction</w:t>
        </w:r>
      </w:ins>
      <w:r w:rsidRPr="00A26112">
        <w:rPr>
          <w:lang w:val="en-GB"/>
          <w:rPrChange w:id="2026" w:author="Tim Challman" w:date="2019-03-09T09:55:00Z">
            <w:rPr/>
          </w:rPrChange>
        </w:rPr>
        <w:t xml:space="preserve"> error in fewer number of components. This pattern is also visible in the simulation results (Figure 9).</w:t>
      </w:r>
    </w:p>
    <w:p w14:paraId="6676270C" w14:textId="77777777" w:rsidR="0096095D" w:rsidRPr="00A26112" w:rsidRDefault="00CF708D">
      <w:pPr>
        <w:pStyle w:val="Heading2"/>
        <w:rPr>
          <w:lang w:val="en-GB"/>
          <w:rPrChange w:id="2027" w:author="Tim Challman" w:date="2019-03-09T09:55:00Z">
            <w:rPr/>
          </w:rPrChange>
        </w:rPr>
      </w:pPr>
      <w:bookmarkStart w:id="2028" w:name="example-2-nir-spectra-of-biscuit-dough"/>
      <w:bookmarkEnd w:id="2028"/>
      <w:r w:rsidRPr="00A26112">
        <w:rPr>
          <w:lang w:val="en-GB"/>
          <w:rPrChange w:id="2029" w:author="Tim Challman" w:date="2019-03-09T09:55:00Z">
            <w:rPr/>
          </w:rPrChange>
        </w:rPr>
        <w:t>Example-2: NIR spectra of biscuit dough</w:t>
      </w:r>
    </w:p>
    <w:p w14:paraId="5DC4F816" w14:textId="77777777" w:rsidR="0096095D" w:rsidRPr="00A26112" w:rsidRDefault="00CF708D">
      <w:pPr>
        <w:pStyle w:val="FirstParagraph"/>
        <w:rPr>
          <w:lang w:val="en-GB"/>
          <w:rPrChange w:id="2030" w:author="Tim Challman" w:date="2019-03-09T09:55:00Z">
            <w:rPr/>
          </w:rPrChange>
        </w:rPr>
      </w:pPr>
      <w:r w:rsidRPr="00A26112">
        <w:rPr>
          <w:lang w:val="en-GB"/>
          <w:rPrChange w:id="2031" w:author="Tim Challman" w:date="2019-03-09T09:55:00Z">
            <w:rPr/>
          </w:rPrChange>
        </w:rPr>
        <w:t xml:space="preserve">The dataset consists of 700 wavelengths of NIR spectra (1100–2498 nm in steps of 2 nm) </w:t>
      </w:r>
      <w:del w:id="2032" w:author="Tim Challman" w:date="2019-03-09T10:00:00Z">
        <w:r w:rsidRPr="00A26112" w:rsidDel="00567242">
          <w:rPr>
            <w:lang w:val="en-GB"/>
            <w:rPrChange w:id="2033" w:author="Tim Challman" w:date="2019-03-09T09:55:00Z">
              <w:rPr/>
            </w:rPrChange>
          </w:rPr>
          <w:delText xml:space="preserve">which </w:delText>
        </w:r>
      </w:del>
      <w:ins w:id="2034" w:author="Tim Challman" w:date="2019-03-09T10:00:00Z">
        <w:r w:rsidR="00567242">
          <w:rPr>
            <w:lang w:val="en-GB"/>
          </w:rPr>
          <w:t>that</w:t>
        </w:r>
        <w:r w:rsidR="00567242" w:rsidRPr="00A26112">
          <w:rPr>
            <w:lang w:val="en-GB"/>
            <w:rPrChange w:id="2035" w:author="Tim Challman" w:date="2019-03-09T09:55:00Z">
              <w:rPr/>
            </w:rPrChange>
          </w:rPr>
          <w:t xml:space="preserve"> </w:t>
        </w:r>
      </w:ins>
      <w:r w:rsidRPr="00A26112">
        <w:rPr>
          <w:lang w:val="en-GB"/>
          <w:rPrChange w:id="2036" w:author="Tim Challman" w:date="2019-03-09T09:55:00Z">
            <w:rPr/>
          </w:rPrChange>
        </w:rPr>
        <w:t xml:space="preserve">were used as predictor variables. There are four response variables </w:t>
      </w:r>
      <w:del w:id="2037" w:author="Tim Challman" w:date="2019-03-09T10:01:00Z">
        <w:r w:rsidRPr="00A26112" w:rsidDel="00567242">
          <w:rPr>
            <w:lang w:val="en-GB"/>
            <w:rPrChange w:id="2038" w:author="Tim Challman" w:date="2019-03-09T09:55:00Z">
              <w:rPr/>
            </w:rPrChange>
          </w:rPr>
          <w:delText xml:space="preserve">as </w:delText>
        </w:r>
      </w:del>
      <w:ins w:id="2039" w:author="Tim Challman" w:date="2019-03-09T10:01:00Z">
        <w:r w:rsidR="00567242">
          <w:rPr>
            <w:lang w:val="en-GB"/>
          </w:rPr>
          <w:t>corresponding to</w:t>
        </w:r>
        <w:r w:rsidR="00567242" w:rsidRPr="00A26112">
          <w:rPr>
            <w:lang w:val="en-GB"/>
            <w:rPrChange w:id="2040" w:author="Tim Challman" w:date="2019-03-09T09:55:00Z">
              <w:rPr/>
            </w:rPrChange>
          </w:rPr>
          <w:t xml:space="preserve"> </w:t>
        </w:r>
      </w:ins>
      <w:r w:rsidRPr="00A26112">
        <w:rPr>
          <w:lang w:val="en-GB"/>
          <w:rPrChange w:id="2041" w:author="Tim Challman" w:date="2019-03-09T09:55:00Z">
            <w:rPr/>
          </w:rPrChange>
        </w:rPr>
        <w:t>the yield percentages of (a) fat, (b) sucrose, (c) flour and (d) water. The measurements were taken from 40 training observation</w:t>
      </w:r>
      <w:ins w:id="2042" w:author="Tim Challman" w:date="2019-03-09T10:01:00Z">
        <w:r w:rsidR="00567242">
          <w:rPr>
            <w:lang w:val="en-GB"/>
          </w:rPr>
          <w:t>s</w:t>
        </w:r>
      </w:ins>
      <w:r w:rsidRPr="00A26112">
        <w:rPr>
          <w:lang w:val="en-GB"/>
          <w:rPrChange w:id="2043" w:author="Tim Challman" w:date="2019-03-09T09:55:00Z">
            <w:rPr/>
          </w:rPrChange>
        </w:rPr>
        <w:t xml:space="preserve"> of biscuit dough. A separate set </w:t>
      </w:r>
      <w:del w:id="2044" w:author="Tim Challman" w:date="2019-03-09T10:01:00Z">
        <w:r w:rsidRPr="00A26112" w:rsidDel="00567242">
          <w:rPr>
            <w:lang w:val="en-GB"/>
            <w:rPrChange w:id="2045" w:author="Tim Challman" w:date="2019-03-09T09:55:00Z">
              <w:rPr/>
            </w:rPrChange>
          </w:rPr>
          <w:delText xml:space="preserve">with </w:delText>
        </w:r>
      </w:del>
      <w:ins w:id="2046" w:author="Tim Challman" w:date="2019-03-09T10:01:00Z">
        <w:r w:rsidR="00567242">
          <w:rPr>
            <w:lang w:val="en-GB"/>
          </w:rPr>
          <w:t>of</w:t>
        </w:r>
        <w:r w:rsidR="00567242" w:rsidRPr="00A26112">
          <w:rPr>
            <w:lang w:val="en-GB"/>
            <w:rPrChange w:id="2047" w:author="Tim Challman" w:date="2019-03-09T09:55:00Z">
              <w:rPr/>
            </w:rPrChange>
          </w:rPr>
          <w:t xml:space="preserve"> </w:t>
        </w:r>
      </w:ins>
      <w:r w:rsidRPr="00A26112">
        <w:rPr>
          <w:lang w:val="en-GB"/>
          <w:rPrChange w:id="2048" w:author="Tim Challman" w:date="2019-03-09T09:55:00Z">
            <w:rPr/>
          </w:rPrChange>
        </w:rPr>
        <w:t xml:space="preserve">32 samples </w:t>
      </w:r>
      <w:del w:id="2049" w:author="Tim Challman" w:date="2019-03-09T10:01:00Z">
        <w:r w:rsidRPr="00A26112" w:rsidDel="00567242">
          <w:rPr>
            <w:lang w:val="en-GB"/>
            <w:rPrChange w:id="2050" w:author="Tim Challman" w:date="2019-03-09T09:55:00Z">
              <w:rPr/>
            </w:rPrChange>
          </w:rPr>
          <w:delText xml:space="preserve">which were </w:delText>
        </w:r>
      </w:del>
      <w:r w:rsidRPr="00A26112">
        <w:rPr>
          <w:lang w:val="en-GB"/>
          <w:rPrChange w:id="2051" w:author="Tim Challman" w:date="2019-03-09T09:55:00Z">
            <w:rPr/>
          </w:rPrChange>
        </w:rPr>
        <w:t>created and measured on different occasions were used as test observations. The dataset is borrowed from Indahl (</w:t>
      </w:r>
      <w:r w:rsidR="00A52EAC" w:rsidRPr="00A26112">
        <w:rPr>
          <w:lang w:val="en-GB"/>
          <w:rPrChange w:id="2052" w:author="Tim Challman" w:date="2019-03-09T09:55:00Z">
            <w:rPr/>
          </w:rPrChange>
        </w:rPr>
        <w:fldChar w:fldCharType="begin"/>
      </w:r>
      <w:r w:rsidR="00A52EAC" w:rsidRPr="00A26112">
        <w:rPr>
          <w:lang w:val="en-GB"/>
          <w:rPrChange w:id="2053" w:author="Tim Challman" w:date="2019-03-09T09:55:00Z">
            <w:rPr/>
          </w:rPrChange>
        </w:rPr>
        <w:instrText xml:space="preserve"> HYPERLINK \l "ref-indahl2005twist" \h </w:instrText>
      </w:r>
      <w:r w:rsidR="00A52EAC" w:rsidRPr="00A26112">
        <w:rPr>
          <w:lang w:val="en-GB"/>
          <w:rPrChange w:id="2054" w:author="Tim Challman" w:date="2019-03-09T09:55:00Z">
            <w:rPr>
              <w:rStyle w:val="Hyperlink"/>
            </w:rPr>
          </w:rPrChange>
        </w:rPr>
        <w:fldChar w:fldCharType="separate"/>
      </w:r>
      <w:r w:rsidRPr="00A26112">
        <w:rPr>
          <w:rStyle w:val="Hyperlink"/>
          <w:lang w:val="en-GB"/>
          <w:rPrChange w:id="2055" w:author="Tim Challman" w:date="2019-03-09T09:55:00Z">
            <w:rPr>
              <w:rStyle w:val="Hyperlink"/>
            </w:rPr>
          </w:rPrChange>
        </w:rPr>
        <w:t>2005</w:t>
      </w:r>
      <w:r w:rsidR="00A52EAC" w:rsidRPr="00A26112">
        <w:rPr>
          <w:rStyle w:val="Hyperlink"/>
          <w:lang w:val="en-GB"/>
          <w:rPrChange w:id="2056" w:author="Tim Challman" w:date="2019-03-09T09:55:00Z">
            <w:rPr>
              <w:rStyle w:val="Hyperlink"/>
            </w:rPr>
          </w:rPrChange>
        </w:rPr>
        <w:fldChar w:fldCharType="end"/>
      </w:r>
      <w:r w:rsidRPr="00A26112">
        <w:rPr>
          <w:lang w:val="en-GB"/>
          <w:rPrChange w:id="2057" w:author="Tim Challman" w:date="2019-03-09T09:55:00Z">
            <w:rPr/>
          </w:rPrChange>
        </w:rPr>
        <w:t>) where further information can be obtained.</w:t>
      </w:r>
    </w:p>
    <w:p w14:paraId="686E4014" w14:textId="77777777" w:rsidR="0096095D" w:rsidRPr="00A26112" w:rsidRDefault="00CF708D">
      <w:pPr>
        <w:pStyle w:val="FigurewithCaption"/>
        <w:rPr>
          <w:lang w:val="en-GB"/>
          <w:rPrChange w:id="2058" w:author="Tim Challman" w:date="2019-03-09T09:55:00Z">
            <w:rPr/>
          </w:rPrChange>
        </w:rPr>
      </w:pPr>
      <w:r w:rsidRPr="00A26112">
        <w:rPr>
          <w:noProof/>
          <w:lang w:val="en-GB" w:eastAsia="nb-NO"/>
          <w:rPrChange w:id="2059" w:author="Tim Challman" w:date="2019-03-09T09:55:00Z">
            <w:rPr>
              <w:noProof/>
              <w:lang w:val="nb-NO" w:eastAsia="nb-NO"/>
            </w:rPr>
          </w:rPrChange>
        </w:rPr>
        <w:lastRenderedPageBreak/>
        <w:drawing>
          <wp:inline distT="0" distB="0" distL="0" distR="0" wp14:anchorId="383A6BE2" wp14:editId="34498C60">
            <wp:extent cx="5334000" cy="2132210"/>
            <wp:effectExtent l="0" t="0" r="0" b="0"/>
            <wp:docPr id="12" name="Picture" descr="Figure 12 (Left) Bar represents the eigenvalues corresponding to NIR Spectra. The points and line are the covariance between response and the principal components of NIR Spectra. All the values are normalized to scale from 0 to 1. (Middle) Cumulative sum of eigenvalues corresponding to predictors. (Right) Cumulative sum of eigenvalues corresponding to responses."/>
            <wp:cNvGraphicFramePr/>
            <a:graphic xmlns:a="http://schemas.openxmlformats.org/drawingml/2006/main">
              <a:graphicData uri="http://schemas.openxmlformats.org/drawingml/2006/picture">
                <pic:pic xmlns:pic="http://schemas.openxmlformats.org/drawingml/2006/picture">
                  <pic:nvPicPr>
                    <pic:cNvPr id="0" name="Picture" descr="main_files/figure-docx/ex2-cumulative-eigevalues-1.png"/>
                    <pic:cNvPicPr>
                      <a:picLocks noChangeAspect="1" noChangeArrowheads="1"/>
                    </pic:cNvPicPr>
                  </pic:nvPicPr>
                  <pic:blipFill>
                    <a:blip r:embed="rId22"/>
                    <a:stretch>
                      <a:fillRect/>
                    </a:stretch>
                  </pic:blipFill>
                  <pic:spPr bwMode="auto">
                    <a:xfrm>
                      <a:off x="0" y="0"/>
                      <a:ext cx="5334000" cy="2132210"/>
                    </a:xfrm>
                    <a:prstGeom prst="rect">
                      <a:avLst/>
                    </a:prstGeom>
                    <a:noFill/>
                    <a:ln w="9525">
                      <a:noFill/>
                      <a:headEnd/>
                      <a:tailEnd/>
                    </a:ln>
                  </pic:spPr>
                </pic:pic>
              </a:graphicData>
            </a:graphic>
          </wp:inline>
        </w:drawing>
      </w:r>
    </w:p>
    <w:p w14:paraId="689D222B" w14:textId="77777777" w:rsidR="0096095D" w:rsidRPr="00A26112" w:rsidRDefault="00CF708D">
      <w:pPr>
        <w:pStyle w:val="ImageCaption"/>
        <w:rPr>
          <w:lang w:val="en-GB"/>
          <w:rPrChange w:id="2060" w:author="Tim Challman" w:date="2019-03-09T09:55:00Z">
            <w:rPr/>
          </w:rPrChange>
        </w:rPr>
      </w:pPr>
      <w:r w:rsidRPr="00A26112">
        <w:rPr>
          <w:lang w:val="en-GB"/>
          <w:rPrChange w:id="2061" w:author="Tim Challman" w:date="2019-03-09T09:55:00Z">
            <w:rPr/>
          </w:rPrChange>
        </w:rPr>
        <w:t>Figure 12 (Left) Bar represents the eigenvalues corresponding to NIR Spectra. The points and line are the covariance between response and the principal components of NIR Spectra. All the values are normalized to scale from 0 to 1. (Middle) Cumulative sum of eigenvalues corresponding to predictors. (Right) Cumulative sum of eigenvalues corresponding to responses.</w:t>
      </w:r>
    </w:p>
    <w:p w14:paraId="6F34C2D4" w14:textId="77777777" w:rsidR="0096095D" w:rsidRPr="00A26112" w:rsidRDefault="00CF708D">
      <w:pPr>
        <w:pStyle w:val="BodyText"/>
        <w:rPr>
          <w:lang w:val="en-GB"/>
          <w:rPrChange w:id="2062" w:author="Tim Challman" w:date="2019-03-09T09:55:00Z">
            <w:rPr/>
          </w:rPrChange>
        </w:rPr>
      </w:pPr>
      <w:r w:rsidRPr="00A26112">
        <w:rPr>
          <w:lang w:val="en-GB"/>
          <w:rPrChange w:id="2063" w:author="Tim Challman" w:date="2019-03-09T09:55:00Z">
            <w:rPr/>
          </w:rPrChange>
        </w:rPr>
        <w:t xml:space="preserve">Figure 12 (left) shows that the first predictor component has largest variance and also has large covariance with all response variables. The second component, however, has larger variance (middle) than the succeeding components but has </w:t>
      </w:r>
      <w:ins w:id="2064" w:author="Tim Challman" w:date="2019-03-09T10:06:00Z">
        <w:r w:rsidR="00675376">
          <w:rPr>
            <w:lang w:val="en-GB"/>
          </w:rPr>
          <w:t xml:space="preserve">a </w:t>
        </w:r>
      </w:ins>
      <w:r w:rsidRPr="00A26112">
        <w:rPr>
          <w:lang w:val="en-GB"/>
          <w:rPrChange w:id="2065" w:author="Tim Challman" w:date="2019-03-09T09:55:00Z">
            <w:rPr/>
          </w:rPrChange>
        </w:rPr>
        <w:t xml:space="preserve">small </w:t>
      </w:r>
      <w:commentRangeStart w:id="2066"/>
      <w:r w:rsidRPr="00A26112">
        <w:rPr>
          <w:lang w:val="en-GB"/>
          <w:rPrChange w:id="2067" w:author="Tim Challman" w:date="2019-03-09T09:55:00Z">
            <w:rPr/>
          </w:rPrChange>
        </w:rPr>
        <w:t>covaration</w:t>
      </w:r>
      <w:commentRangeEnd w:id="2066"/>
      <w:r w:rsidR="00675376">
        <w:rPr>
          <w:rStyle w:val="CommentReference"/>
        </w:rPr>
        <w:commentReference w:id="2066"/>
      </w:r>
      <w:r w:rsidRPr="00A26112">
        <w:rPr>
          <w:lang w:val="en-GB"/>
          <w:rPrChange w:id="2068" w:author="Tim Challman" w:date="2019-03-09T09:55:00Z">
            <w:rPr/>
          </w:rPrChange>
        </w:rPr>
        <w:t xml:space="preserve"> with all the response</w:t>
      </w:r>
      <w:ins w:id="2069" w:author="Tim Challman" w:date="2019-03-09T10:02:00Z">
        <w:r w:rsidR="00567242">
          <w:rPr>
            <w:lang w:val="en-GB"/>
          </w:rPr>
          <w:t>s</w:t>
        </w:r>
      </w:ins>
      <w:ins w:id="2070" w:author="Tim Challman" w:date="2019-03-09T10:03:00Z">
        <w:r w:rsidR="00567242">
          <w:rPr>
            <w:lang w:val="en-GB"/>
          </w:rPr>
          <w:t>,</w:t>
        </w:r>
      </w:ins>
      <w:r w:rsidRPr="00A26112">
        <w:rPr>
          <w:lang w:val="en-GB"/>
          <w:rPrChange w:id="2071" w:author="Tim Challman" w:date="2019-03-09T09:55:00Z">
            <w:rPr/>
          </w:rPrChange>
        </w:rPr>
        <w:t xml:space="preserve"> which indicates that the component is less relevant for any of the responses. In addition, two response components have explained most of the variation in response variables (right). This structure is also somewhat similar to Design 19, although it is uncertain whether the dimension of the relevant space in the response matrix is larger than one.</w:t>
      </w:r>
    </w:p>
    <w:p w14:paraId="56233ED8" w14:textId="77777777" w:rsidR="0096095D" w:rsidRPr="00A26112" w:rsidRDefault="00CF708D">
      <w:pPr>
        <w:pStyle w:val="FigurewithCaption"/>
        <w:rPr>
          <w:lang w:val="en-GB"/>
          <w:rPrChange w:id="2072" w:author="Tim Challman" w:date="2019-03-09T09:55:00Z">
            <w:rPr/>
          </w:rPrChange>
        </w:rPr>
      </w:pPr>
      <w:r w:rsidRPr="00A26112">
        <w:rPr>
          <w:noProof/>
          <w:lang w:val="en-GB" w:eastAsia="nb-NO"/>
          <w:rPrChange w:id="2073" w:author="Tim Challman" w:date="2019-03-09T09:55:00Z">
            <w:rPr>
              <w:noProof/>
              <w:lang w:val="nb-NO" w:eastAsia="nb-NO"/>
            </w:rPr>
          </w:rPrChange>
        </w:rPr>
        <w:lastRenderedPageBreak/>
        <w:drawing>
          <wp:inline distT="0" distB="0" distL="0" distR="0" wp14:anchorId="049B1F76" wp14:editId="4E12AA83">
            <wp:extent cx="4725000" cy="3780000"/>
            <wp:effectExtent l="0" t="0" r="0" b="0"/>
            <wp:docPr id="13" name="Picture" descr="Figure 13 Prediction Error of different prediction methods using different number of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in_files/figure-docx/ex2-prediction-error-1.png"/>
                    <pic:cNvPicPr>
                      <a:picLocks noChangeAspect="1" noChangeArrowheads="1"/>
                    </pic:cNvPicPr>
                  </pic:nvPicPr>
                  <pic:blipFill>
                    <a:blip r:embed="rId23"/>
                    <a:stretch>
                      <a:fillRect/>
                    </a:stretch>
                  </pic:blipFill>
                  <pic:spPr bwMode="auto">
                    <a:xfrm>
                      <a:off x="0" y="0"/>
                      <a:ext cx="4725000" cy="3780000"/>
                    </a:xfrm>
                    <a:prstGeom prst="rect">
                      <a:avLst/>
                    </a:prstGeom>
                    <a:noFill/>
                    <a:ln w="9525">
                      <a:noFill/>
                      <a:headEnd/>
                      <a:tailEnd/>
                    </a:ln>
                  </pic:spPr>
                </pic:pic>
              </a:graphicData>
            </a:graphic>
          </wp:inline>
        </w:drawing>
      </w:r>
    </w:p>
    <w:p w14:paraId="212EB9D0" w14:textId="77777777" w:rsidR="0096095D" w:rsidRPr="00A26112" w:rsidRDefault="00CF708D">
      <w:pPr>
        <w:pStyle w:val="ImageCaption"/>
        <w:rPr>
          <w:lang w:val="en-GB"/>
          <w:rPrChange w:id="2074" w:author="Tim Challman" w:date="2019-03-09T09:55:00Z">
            <w:rPr/>
          </w:rPrChange>
        </w:rPr>
      </w:pPr>
      <w:r w:rsidRPr="00A26112">
        <w:rPr>
          <w:lang w:val="en-GB"/>
          <w:rPrChange w:id="2075" w:author="Tim Challman" w:date="2019-03-09T09:55:00Z">
            <w:rPr/>
          </w:rPrChange>
        </w:rPr>
        <w:t>Figure 13 Prediction Error of different prediction methods using different number of components.</w:t>
      </w:r>
    </w:p>
    <w:p w14:paraId="189B3622" w14:textId="77777777" w:rsidR="0096095D" w:rsidRPr="00A26112" w:rsidRDefault="00CF708D">
      <w:pPr>
        <w:pStyle w:val="BodyText"/>
        <w:rPr>
          <w:lang w:val="en-GB"/>
          <w:rPrChange w:id="2076" w:author="Tim Challman" w:date="2019-03-09T09:55:00Z">
            <w:rPr/>
          </w:rPrChange>
        </w:rPr>
      </w:pPr>
      <w:r w:rsidRPr="00A26112">
        <w:rPr>
          <w:lang w:val="en-GB"/>
          <w:rPrChange w:id="2077" w:author="Tim Challman" w:date="2019-03-09T09:55:00Z">
            <w:rPr/>
          </w:rPrChange>
        </w:rPr>
        <w:t xml:space="preserve">Figure 13 (corresponding to Figure 11) shows the root mean squared error for both test and train prediction of the biscuit dough data. Here four different methods have minimum test prediction error for the four responses. As the structure of the data is similar to </w:t>
      </w:r>
      <w:ins w:id="2078" w:author="Tim Challman" w:date="2019-03-09T10:08:00Z">
        <w:r w:rsidR="00675376">
          <w:rPr>
            <w:lang w:val="en-GB"/>
          </w:rPr>
          <w:t xml:space="preserve">that of </w:t>
        </w:r>
      </w:ins>
      <w:r w:rsidRPr="00A26112">
        <w:rPr>
          <w:lang w:val="en-GB"/>
          <w:rPrChange w:id="2079" w:author="Tim Challman" w:date="2019-03-09T09:55:00Z">
            <w:rPr/>
          </w:rPrChange>
        </w:rPr>
        <w:t>the first example, the pattern in the prediction is also similar for all methods.</w:t>
      </w:r>
    </w:p>
    <w:p w14:paraId="15787A77" w14:textId="77777777" w:rsidR="0096095D" w:rsidRPr="00A26112" w:rsidRDefault="00CF708D">
      <w:pPr>
        <w:pStyle w:val="BodyText"/>
        <w:rPr>
          <w:lang w:val="en-GB"/>
          <w:rPrChange w:id="2080" w:author="Tim Challman" w:date="2019-03-09T09:55:00Z">
            <w:rPr/>
          </w:rPrChange>
        </w:rPr>
      </w:pPr>
      <w:r w:rsidRPr="00A26112">
        <w:rPr>
          <w:lang w:val="en-GB"/>
          <w:rPrChange w:id="2081" w:author="Tim Challman" w:date="2019-03-09T09:55:00Z">
            <w:rPr/>
          </w:rPrChange>
        </w:rPr>
        <w:t>The prediction performance on the test data of the envelop</w:t>
      </w:r>
      <w:ins w:id="2082" w:author="Tim Challman" w:date="2019-03-09T10:08:00Z">
        <w:r w:rsidR="00675376">
          <w:rPr>
            <w:lang w:val="en-GB"/>
          </w:rPr>
          <w:t>e</w:t>
        </w:r>
      </w:ins>
      <w:r w:rsidRPr="00A26112">
        <w:rPr>
          <w:lang w:val="en-GB"/>
          <w:rPrChange w:id="2083" w:author="Tim Challman" w:date="2019-03-09T09:55:00Z">
            <w:rPr/>
          </w:rPrChange>
        </w:rPr>
        <w:t xml:space="preserve"> methods appears to be more stable compared to the PCR and PLS methods. Furthermore, the envelope methods </w:t>
      </w:r>
      <w:del w:id="2084" w:author="Tim Challman" w:date="2019-03-09T10:08:00Z">
        <w:r w:rsidRPr="00A26112" w:rsidDel="00675376">
          <w:rPr>
            <w:lang w:val="en-GB"/>
            <w:rPrChange w:id="2085" w:author="Tim Challman" w:date="2019-03-09T09:55:00Z">
              <w:rPr/>
            </w:rPrChange>
          </w:rPr>
          <w:delText xml:space="preserve">obtain </w:delText>
        </w:r>
      </w:del>
      <w:ins w:id="2086" w:author="Tim Challman" w:date="2019-03-09T10:08:00Z">
        <w:r w:rsidR="00675376">
          <w:rPr>
            <w:lang w:val="en-GB"/>
          </w:rPr>
          <w:t>a</w:t>
        </w:r>
      </w:ins>
      <w:ins w:id="2087" w:author="Tim Challman" w:date="2019-03-09T10:09:00Z">
        <w:r w:rsidR="00675376">
          <w:rPr>
            <w:lang w:val="en-GB"/>
          </w:rPr>
          <w:t>chieve</w:t>
        </w:r>
      </w:ins>
      <w:ins w:id="2088" w:author="Tim Challman" w:date="2019-03-09T10:08:00Z">
        <w:r w:rsidR="00675376" w:rsidRPr="00A26112">
          <w:rPr>
            <w:lang w:val="en-GB"/>
            <w:rPrChange w:id="2089" w:author="Tim Challman" w:date="2019-03-09T09:55:00Z">
              <w:rPr/>
            </w:rPrChange>
          </w:rPr>
          <w:t xml:space="preserve"> </w:t>
        </w:r>
      </w:ins>
      <w:r w:rsidRPr="00A26112">
        <w:rPr>
          <w:lang w:val="en-GB"/>
          <w:rPrChange w:id="2090" w:author="Tim Challman" w:date="2019-03-09T09:55:00Z">
            <w:rPr/>
          </w:rPrChange>
        </w:rPr>
        <w:t>good performance generally using fewer components, which is in accordance with Figure 6.</w:t>
      </w:r>
    </w:p>
    <w:p w14:paraId="49FEDEFA" w14:textId="77777777" w:rsidR="0096095D" w:rsidRPr="00A26112" w:rsidRDefault="00CF708D">
      <w:pPr>
        <w:pStyle w:val="Heading1"/>
        <w:rPr>
          <w:lang w:val="en-GB"/>
          <w:rPrChange w:id="2091" w:author="Tim Challman" w:date="2019-03-09T09:55:00Z">
            <w:rPr/>
          </w:rPrChange>
        </w:rPr>
      </w:pPr>
      <w:bookmarkStart w:id="2092" w:name="discussions-and-conclusion"/>
      <w:bookmarkEnd w:id="2092"/>
      <w:r w:rsidRPr="00A26112">
        <w:rPr>
          <w:lang w:val="en-GB"/>
          <w:rPrChange w:id="2093" w:author="Tim Challman" w:date="2019-03-09T09:55:00Z">
            <w:rPr/>
          </w:rPrChange>
        </w:rPr>
        <w:t>Discussion</w:t>
      </w:r>
      <w:del w:id="2094" w:author="Tim Challman" w:date="2019-03-08T13:23:00Z">
        <w:r w:rsidRPr="00A26112" w:rsidDel="00A52EAC">
          <w:rPr>
            <w:lang w:val="en-GB"/>
            <w:rPrChange w:id="2095" w:author="Tim Challman" w:date="2019-03-09T09:55:00Z">
              <w:rPr/>
            </w:rPrChange>
          </w:rPr>
          <w:delText>s</w:delText>
        </w:r>
      </w:del>
      <w:r w:rsidRPr="00A26112">
        <w:rPr>
          <w:lang w:val="en-GB"/>
          <w:rPrChange w:id="2096" w:author="Tim Challman" w:date="2019-03-09T09:55:00Z">
            <w:rPr/>
          </w:rPrChange>
        </w:rPr>
        <w:t xml:space="preserve"> and Conclusion</w:t>
      </w:r>
    </w:p>
    <w:p w14:paraId="51BCFC0E" w14:textId="77777777" w:rsidR="0096095D" w:rsidRPr="00A26112" w:rsidRDefault="00CF708D">
      <w:pPr>
        <w:pStyle w:val="FirstParagraph"/>
        <w:rPr>
          <w:lang w:val="en-GB"/>
          <w:rPrChange w:id="2097" w:author="Tim Challman" w:date="2019-03-09T09:55:00Z">
            <w:rPr/>
          </w:rPrChange>
        </w:rPr>
      </w:pPr>
      <w:r w:rsidRPr="00A26112">
        <w:rPr>
          <w:lang w:val="en-GB"/>
          <w:rPrChange w:id="2098" w:author="Tim Challman" w:date="2019-03-09T09:55:00Z">
            <w:rPr/>
          </w:rPrChange>
        </w:rPr>
        <w:t xml:space="preserve">Analysis </w:t>
      </w:r>
      <w:del w:id="2099" w:author="Tim Challman" w:date="2019-03-09T10:09:00Z">
        <w:r w:rsidRPr="00A26112" w:rsidDel="00675376">
          <w:rPr>
            <w:lang w:val="en-GB"/>
            <w:rPrChange w:id="2100" w:author="Tim Challman" w:date="2019-03-09T09:55:00Z">
              <w:rPr/>
            </w:rPrChange>
          </w:rPr>
          <w:delText xml:space="preserve">with </w:delText>
        </w:r>
      </w:del>
      <w:ins w:id="2101" w:author="Tim Challman" w:date="2019-03-09T10:09:00Z">
        <w:r w:rsidR="00675376">
          <w:rPr>
            <w:lang w:val="en-GB"/>
          </w:rPr>
          <w:t>using</w:t>
        </w:r>
        <w:r w:rsidR="00675376" w:rsidRPr="00A26112">
          <w:rPr>
            <w:lang w:val="en-GB"/>
            <w:rPrChange w:id="2102" w:author="Tim Challman" w:date="2019-03-09T09:55:00Z">
              <w:rPr/>
            </w:rPrChange>
          </w:rPr>
          <w:t xml:space="preserve"> </w:t>
        </w:r>
      </w:ins>
      <w:r w:rsidRPr="00A26112">
        <w:rPr>
          <w:lang w:val="en-GB"/>
          <w:rPrChange w:id="2103" w:author="Tim Challman" w:date="2019-03-09T09:55:00Z">
            <w:rPr/>
          </w:rPrChange>
        </w:rPr>
        <w:t xml:space="preserve">both simulated data and real data </w:t>
      </w:r>
      <w:del w:id="2104" w:author="Tim Challman" w:date="2019-03-09T10:09:00Z">
        <w:r w:rsidRPr="00A26112" w:rsidDel="00675376">
          <w:rPr>
            <w:lang w:val="en-GB"/>
            <w:rPrChange w:id="2105" w:author="Tim Challman" w:date="2019-03-09T09:55:00Z">
              <w:rPr/>
            </w:rPrChange>
          </w:rPr>
          <w:delText xml:space="preserve">have </w:delText>
        </w:r>
      </w:del>
      <w:ins w:id="2106" w:author="Tim Challman" w:date="2019-03-09T10:09:00Z">
        <w:r w:rsidR="00675376" w:rsidRPr="00A26112">
          <w:rPr>
            <w:lang w:val="en-GB"/>
            <w:rPrChange w:id="2107" w:author="Tim Challman" w:date="2019-03-09T09:55:00Z">
              <w:rPr/>
            </w:rPrChange>
          </w:rPr>
          <w:t>ha</w:t>
        </w:r>
        <w:r w:rsidR="00675376">
          <w:rPr>
            <w:lang w:val="en-GB"/>
          </w:rPr>
          <w:t>s</w:t>
        </w:r>
        <w:r w:rsidR="00675376" w:rsidRPr="00A26112">
          <w:rPr>
            <w:lang w:val="en-GB"/>
            <w:rPrChange w:id="2108" w:author="Tim Challman" w:date="2019-03-09T09:55:00Z">
              <w:rPr/>
            </w:rPrChange>
          </w:rPr>
          <w:t xml:space="preserve"> </w:t>
        </w:r>
      </w:ins>
      <w:r w:rsidRPr="00A26112">
        <w:rPr>
          <w:lang w:val="en-GB"/>
          <w:rPrChange w:id="2109" w:author="Tim Challman" w:date="2019-03-09T09:55:00Z">
            <w:rPr/>
          </w:rPrChange>
        </w:rPr>
        <w:t xml:space="preserve">shown that the envelope methods are more stable, less influenced by </w:t>
      </w:r>
      <w:r w:rsidRPr="00A26112">
        <w:rPr>
          <w:rStyle w:val="VerbatimChar"/>
          <w:lang w:val="en-GB"/>
          <w:rPrChange w:id="2110" w:author="Tim Challman" w:date="2019-03-09T09:55:00Z">
            <w:rPr>
              <w:rStyle w:val="VerbatimChar"/>
            </w:rPr>
          </w:rPrChange>
        </w:rPr>
        <w:t>relpos</w:t>
      </w:r>
      <w:r w:rsidRPr="00A26112">
        <w:rPr>
          <w:lang w:val="en-GB"/>
          <w:rPrChange w:id="2111" w:author="Tim Challman" w:date="2019-03-09T09:55:00Z">
            <w:rPr/>
          </w:rPrChange>
        </w:rPr>
        <w:t xml:space="preserve"> and </w:t>
      </w:r>
      <w:r w:rsidRPr="00A26112">
        <w:rPr>
          <w:rStyle w:val="VerbatimChar"/>
          <w:lang w:val="en-GB"/>
          <w:rPrChange w:id="2112" w:author="Tim Challman" w:date="2019-03-09T09:55:00Z">
            <w:rPr>
              <w:rStyle w:val="VerbatimChar"/>
            </w:rPr>
          </w:rPrChange>
        </w:rPr>
        <w:t>gamma</w:t>
      </w:r>
      <w:r w:rsidRPr="00A26112">
        <w:rPr>
          <w:lang w:val="en-GB"/>
          <w:rPrChange w:id="2113" w:author="Tim Challman" w:date="2019-03-09T09:55:00Z">
            <w:rPr/>
          </w:rPrChange>
        </w:rPr>
        <w:t xml:space="preserve"> and </w:t>
      </w:r>
      <w:del w:id="2114" w:author="Tim Challman" w:date="2019-03-09T10:09:00Z">
        <w:r w:rsidRPr="00A26112" w:rsidDel="00675376">
          <w:rPr>
            <w:lang w:val="en-GB"/>
            <w:rPrChange w:id="2115" w:author="Tim Challman" w:date="2019-03-09T09:55:00Z">
              <w:rPr/>
            </w:rPrChange>
          </w:rPr>
          <w:delText xml:space="preserve">are </w:delText>
        </w:r>
      </w:del>
      <w:r w:rsidRPr="00A26112">
        <w:rPr>
          <w:lang w:val="en-GB"/>
          <w:rPrChange w:id="2116" w:author="Tim Challman" w:date="2019-03-09T09:55:00Z">
            <w:rPr/>
          </w:rPrChange>
        </w:rPr>
        <w:t>in general perform</w:t>
      </w:r>
      <w:del w:id="2117" w:author="Tim Challman" w:date="2019-03-09T10:09:00Z">
        <w:r w:rsidRPr="00A26112" w:rsidDel="00675376">
          <w:rPr>
            <w:lang w:val="en-GB"/>
            <w:rPrChange w:id="2118" w:author="Tim Challman" w:date="2019-03-09T09:55:00Z">
              <w:rPr/>
            </w:rPrChange>
          </w:rPr>
          <w:delText>ed</w:delText>
        </w:r>
      </w:del>
      <w:r w:rsidRPr="00A26112">
        <w:rPr>
          <w:lang w:val="en-GB"/>
          <w:rPrChange w:id="2119" w:author="Tim Challman" w:date="2019-03-09T09:55:00Z">
            <w:rPr/>
          </w:rPrChange>
        </w:rPr>
        <w:t xml:space="preserve"> better than PCR and PLS methods. These methods are also found to be less dependent on the number of components.</w:t>
      </w:r>
    </w:p>
    <w:p w14:paraId="5A1E79C1" w14:textId="77777777" w:rsidR="0096095D" w:rsidRPr="00A26112" w:rsidRDefault="00CF708D">
      <w:pPr>
        <w:pStyle w:val="BodyText"/>
        <w:rPr>
          <w:lang w:val="en-GB"/>
          <w:rPrChange w:id="2120" w:author="Tim Challman" w:date="2019-03-09T09:55:00Z">
            <w:rPr/>
          </w:rPrChange>
        </w:rPr>
      </w:pPr>
      <w:r w:rsidRPr="00A26112">
        <w:rPr>
          <w:lang w:val="en-GB"/>
          <w:rPrChange w:id="2121" w:author="Tim Challman" w:date="2019-03-09T09:55:00Z">
            <w:rPr/>
          </w:rPrChange>
        </w:rPr>
        <w:t xml:space="preserve">Since </w:t>
      </w:r>
      <w:del w:id="2122" w:author="Tim Challman" w:date="2019-03-09T10:10:00Z">
        <w:r w:rsidRPr="00A26112" w:rsidDel="00675376">
          <w:rPr>
            <w:lang w:val="en-GB"/>
            <w:rPrChange w:id="2123" w:author="Tim Challman" w:date="2019-03-09T09:55:00Z">
              <w:rPr/>
            </w:rPrChange>
          </w:rPr>
          <w:delText xml:space="preserve">each </w:delText>
        </w:r>
      </w:del>
      <w:ins w:id="2124" w:author="Tim Challman" w:date="2019-03-09T10:10:00Z">
        <w:r w:rsidR="00675376">
          <w:rPr>
            <w:lang w:val="en-GB"/>
          </w:rPr>
          <w:t>the</w:t>
        </w:r>
        <w:r w:rsidR="00675376" w:rsidRPr="00A26112">
          <w:rPr>
            <w:lang w:val="en-GB"/>
            <w:rPrChange w:id="2125" w:author="Tim Challman" w:date="2019-03-09T09:55:00Z">
              <w:rPr/>
            </w:rPrChange>
          </w:rPr>
          <w:t xml:space="preserve"> </w:t>
        </w:r>
      </w:ins>
      <w:r w:rsidRPr="00A26112">
        <w:rPr>
          <w:lang w:val="en-GB"/>
          <w:rPrChange w:id="2126" w:author="Tim Challman" w:date="2019-03-09T09:55:00Z">
            <w:rPr/>
          </w:rPrChange>
        </w:rPr>
        <w:t>facet</w:t>
      </w:r>
      <w:ins w:id="2127" w:author="Tim Challman" w:date="2019-03-09T10:10:00Z">
        <w:r w:rsidR="00675376">
          <w:rPr>
            <w:lang w:val="en-GB"/>
          </w:rPr>
          <w:t>s</w:t>
        </w:r>
      </w:ins>
      <w:del w:id="2128" w:author="Tim Challman" w:date="2019-03-09T10:10:00Z">
        <w:r w:rsidRPr="00A26112" w:rsidDel="00675376">
          <w:rPr>
            <w:lang w:val="en-GB"/>
            <w:rPrChange w:id="2129" w:author="Tim Challman" w:date="2019-03-09T09:55:00Z">
              <w:rPr/>
            </w:rPrChange>
          </w:rPr>
          <w:delText>s</w:delText>
        </w:r>
      </w:del>
      <w:r w:rsidRPr="00A26112">
        <w:rPr>
          <w:lang w:val="en-GB"/>
          <w:rPrChange w:id="2130" w:author="Tim Challman" w:date="2019-03-09T09:55:00Z">
            <w:rPr/>
          </w:rPrChange>
        </w:rPr>
        <w:t xml:space="preserve"> in </w:t>
      </w:r>
      <w:del w:id="2131" w:author="Tim Challman" w:date="2019-03-09T10:10:00Z">
        <w:r w:rsidRPr="00A26112" w:rsidDel="00675376">
          <w:rPr>
            <w:lang w:val="en-GB"/>
            <w:rPrChange w:id="2132" w:author="Tim Challman" w:date="2019-03-09T09:55:00Z">
              <w:rPr/>
            </w:rPrChange>
          </w:rPr>
          <w:delText xml:space="preserve">the </w:delText>
        </w:r>
      </w:del>
      <w:r w:rsidRPr="00A26112">
        <w:rPr>
          <w:lang w:val="en-GB"/>
          <w:rPrChange w:id="2133" w:author="Tim Challman" w:date="2019-03-09T09:55:00Z">
            <w:rPr/>
          </w:rPrChange>
        </w:rPr>
        <w:t>Figure</w:t>
      </w:r>
      <w:ins w:id="2134" w:author="Tim Challman" w:date="2019-03-09T10:10:00Z">
        <w:r w:rsidR="00675376">
          <w:rPr>
            <w:lang w:val="en-GB"/>
          </w:rPr>
          <w:t>s</w:t>
        </w:r>
      </w:ins>
      <w:r w:rsidRPr="00A26112">
        <w:rPr>
          <w:lang w:val="en-GB"/>
          <w:rPrChange w:id="2135" w:author="Tim Challman" w:date="2019-03-09T09:55:00Z">
            <w:rPr/>
          </w:rPrChange>
        </w:rPr>
        <w:t xml:space="preserve"> 5 and 6 have </w:t>
      </w:r>
      <w:ins w:id="2136" w:author="Tim Challman" w:date="2019-03-09T10:10:00Z">
        <w:r w:rsidR="00675376">
          <w:rPr>
            <w:lang w:val="en-GB"/>
          </w:rPr>
          <w:t xml:space="preserve">their </w:t>
        </w:r>
      </w:ins>
      <w:r w:rsidRPr="00A26112">
        <w:rPr>
          <w:lang w:val="en-GB"/>
          <w:rPrChange w:id="2137" w:author="Tim Challman" w:date="2019-03-09T09:55:00Z">
            <w:rPr/>
          </w:rPrChange>
        </w:rPr>
        <w:t xml:space="preserve">own scales, despite having some large prediction errors seen at the right tail, envelope methods still have </w:t>
      </w:r>
      <w:ins w:id="2138" w:author="Tim Challman" w:date="2019-03-09T10:10:00Z">
        <w:r w:rsidR="00675376">
          <w:rPr>
            <w:lang w:val="en-GB"/>
          </w:rPr>
          <w:t xml:space="preserve">a </w:t>
        </w:r>
      </w:ins>
      <w:r w:rsidRPr="00A26112">
        <w:rPr>
          <w:lang w:val="en-GB"/>
          <w:rPrChange w:id="2139" w:author="Tim Challman" w:date="2019-03-09T09:55:00Z">
            <w:rPr/>
          </w:rPrChange>
        </w:rPr>
        <w:t>smaller prediction error and have used fewer number of components than the other methods.</w:t>
      </w:r>
    </w:p>
    <w:p w14:paraId="5E31C4B1" w14:textId="77777777" w:rsidR="0096095D" w:rsidRPr="00A26112" w:rsidRDefault="00CF708D">
      <w:pPr>
        <w:pStyle w:val="BodyText"/>
        <w:rPr>
          <w:lang w:val="en-GB"/>
          <w:rPrChange w:id="2140" w:author="Tim Challman" w:date="2019-03-09T09:55:00Z">
            <w:rPr/>
          </w:rPrChange>
        </w:rPr>
      </w:pPr>
      <w:r w:rsidRPr="00A26112">
        <w:rPr>
          <w:lang w:val="en-GB"/>
          <w:rPrChange w:id="2141" w:author="Tim Challman" w:date="2019-03-09T09:55:00Z">
            <w:rPr/>
          </w:rPrChange>
        </w:rPr>
        <w:lastRenderedPageBreak/>
        <w:t>Particularly in the case of simultaneous envelope, since users can specify the number of dimension for the response envelope, the method can leverage the relevant space of response while PCR, PLS and Xenv are constrained to play only on predictor space</w:t>
      </w:r>
      <w:r w:rsidR="00613705" w:rsidRPr="00A26112">
        <w:rPr>
          <w:lang w:val="en-GB"/>
          <w:rPrChange w:id="2142" w:author="Tim Challman" w:date="2019-03-09T09:55:00Z">
            <w:rPr/>
          </w:rPrChange>
        </w:rPr>
        <w:t>.</w:t>
      </w:r>
    </w:p>
    <w:p w14:paraId="3653A380" w14:textId="77777777" w:rsidR="0096095D" w:rsidRPr="00A26112" w:rsidRDefault="00CF708D">
      <w:pPr>
        <w:pStyle w:val="BodyText"/>
        <w:rPr>
          <w:lang w:val="en-GB"/>
          <w:rPrChange w:id="2143" w:author="Tim Challman" w:date="2019-03-09T09:55:00Z">
            <w:rPr/>
          </w:rPrChange>
        </w:rPr>
      </w:pPr>
      <w:r w:rsidRPr="00A26112">
        <w:rPr>
          <w:lang w:val="en-GB"/>
          <w:rPrChange w:id="2144" w:author="Tim Challman" w:date="2019-03-09T09:55:00Z">
            <w:rPr/>
          </w:rPrChange>
        </w:rPr>
        <w:t>Further</w:t>
      </w:r>
      <w:ins w:id="2145" w:author="Tim Challman" w:date="2019-03-09T10:11:00Z">
        <w:r w:rsidR="00675376">
          <w:rPr>
            <w:lang w:val="en-GB"/>
          </w:rPr>
          <w:t>more</w:t>
        </w:r>
      </w:ins>
      <w:r w:rsidRPr="00A26112">
        <w:rPr>
          <w:lang w:val="en-GB"/>
          <w:rPrChange w:id="2146" w:author="Tim Challman" w:date="2019-03-09T09:55:00Z">
            <w:rPr/>
          </w:rPrChange>
        </w:rPr>
        <w:t>, we have fixed the coefficient of determination (</w:t>
      </w:r>
      <m:oMath>
        <m:sSup>
          <m:sSupPr>
            <m:ctrlPr>
              <w:rPr>
                <w:rFonts w:ascii="Cambria Math" w:hAnsi="Cambria Math"/>
                <w:lang w:val="en-GB"/>
              </w:rPr>
            </m:ctrlPr>
          </m:sSupPr>
          <m:e>
            <m:r>
              <w:rPr>
                <w:rFonts w:ascii="Cambria Math" w:hAnsi="Cambria Math"/>
                <w:lang w:val="en-GB"/>
                <w:rPrChange w:id="2147" w:author="Tim Challman" w:date="2019-03-09T09:55:00Z">
                  <w:rPr>
                    <w:rFonts w:ascii="Cambria Math" w:hAnsi="Cambria Math"/>
                  </w:rPr>
                </w:rPrChange>
              </w:rPr>
              <m:t>R</m:t>
            </m:r>
          </m:e>
          <m:sup>
            <m:r>
              <w:rPr>
                <w:rFonts w:ascii="Cambria Math" w:hAnsi="Cambria Math"/>
                <w:lang w:val="en-GB"/>
                <w:rPrChange w:id="2148" w:author="Tim Challman" w:date="2019-03-09T09:55:00Z">
                  <w:rPr>
                    <w:rFonts w:ascii="Cambria Math" w:hAnsi="Cambria Math"/>
                  </w:rPr>
                </w:rPrChange>
              </w:rPr>
              <m:t>2</m:t>
            </m:r>
          </m:sup>
        </m:sSup>
      </m:oMath>
      <w:r w:rsidRPr="00A26112">
        <w:rPr>
          <w:lang w:val="en-GB"/>
          <w:rPrChange w:id="2149" w:author="Tim Challman" w:date="2019-03-09T09:55:00Z">
            <w:rPr/>
          </w:rPrChange>
        </w:rPr>
        <w:t xml:space="preserve">) </w:t>
      </w:r>
      <w:ins w:id="2150" w:author="Tim Challman" w:date="2019-03-09T10:12:00Z">
        <w:r w:rsidR="00675376">
          <w:rPr>
            <w:lang w:val="en-GB"/>
          </w:rPr>
          <w:t xml:space="preserve">as a </w:t>
        </w:r>
      </w:ins>
      <w:r w:rsidRPr="00A26112">
        <w:rPr>
          <w:lang w:val="en-GB"/>
          <w:rPrChange w:id="2151" w:author="Tim Challman" w:date="2019-03-09T09:55:00Z">
            <w:rPr/>
          </w:rPrChange>
        </w:rPr>
        <w:t>constant through</w:t>
      </w:r>
      <w:del w:id="2152" w:author="Tim Challman" w:date="2019-03-09T10:12:00Z">
        <w:r w:rsidRPr="00A26112" w:rsidDel="00675376">
          <w:rPr>
            <w:lang w:val="en-GB"/>
            <w:rPrChange w:id="2153" w:author="Tim Challman" w:date="2019-03-09T09:55:00Z">
              <w:rPr/>
            </w:rPrChange>
          </w:rPr>
          <w:delText>t</w:delText>
        </w:r>
      </w:del>
      <w:r w:rsidRPr="00A26112">
        <w:rPr>
          <w:lang w:val="en-GB"/>
          <w:rPrChange w:id="2154" w:author="Tim Challman" w:date="2019-03-09T09:55:00Z">
            <w:rPr/>
          </w:rPrChange>
        </w:rPr>
        <w:t xml:space="preserve">out all the designs. Initial simulations (not shown) indicated that low </w:t>
      </w:r>
      <m:oMath>
        <m:sSup>
          <m:sSupPr>
            <m:ctrlPr>
              <w:rPr>
                <w:rFonts w:ascii="Cambria Math" w:hAnsi="Cambria Math"/>
                <w:lang w:val="en-GB"/>
              </w:rPr>
            </m:ctrlPr>
          </m:sSupPr>
          <m:e>
            <m:r>
              <w:rPr>
                <w:rFonts w:ascii="Cambria Math" w:hAnsi="Cambria Math"/>
                <w:lang w:val="en-GB"/>
                <w:rPrChange w:id="2155" w:author="Tim Challman" w:date="2019-03-09T09:55:00Z">
                  <w:rPr>
                    <w:rFonts w:ascii="Cambria Math" w:hAnsi="Cambria Math"/>
                  </w:rPr>
                </w:rPrChange>
              </w:rPr>
              <m:t>R</m:t>
            </m:r>
          </m:e>
          <m:sup>
            <m:r>
              <w:rPr>
                <w:rFonts w:ascii="Cambria Math" w:hAnsi="Cambria Math"/>
                <w:lang w:val="en-GB"/>
                <w:rPrChange w:id="2156" w:author="Tim Challman" w:date="2019-03-09T09:55:00Z">
                  <w:rPr>
                    <w:rFonts w:ascii="Cambria Math" w:hAnsi="Cambria Math"/>
                  </w:rPr>
                </w:rPrChange>
              </w:rPr>
              <m:t>2</m:t>
            </m:r>
          </m:sup>
        </m:sSup>
      </m:oMath>
      <w:r w:rsidRPr="00A26112">
        <w:rPr>
          <w:lang w:val="en-GB"/>
          <w:rPrChange w:id="2157" w:author="Tim Challman" w:date="2019-03-09T09:55:00Z">
            <w:rPr/>
          </w:rPrChange>
        </w:rPr>
        <w:t xml:space="preserve"> affect</w:t>
      </w:r>
      <w:ins w:id="2158" w:author="Tim Challman" w:date="2019-03-09T10:12:00Z">
        <w:r w:rsidR="00675376">
          <w:rPr>
            <w:lang w:val="en-GB"/>
          </w:rPr>
          <w:t>s</w:t>
        </w:r>
      </w:ins>
      <w:r w:rsidRPr="00A26112">
        <w:rPr>
          <w:lang w:val="en-GB"/>
          <w:rPrChange w:id="2159" w:author="Tim Challman" w:date="2019-03-09T09:55:00Z">
            <w:rPr/>
          </w:rPrChange>
        </w:rPr>
        <w:t xml:space="preserve"> all methods in </w:t>
      </w:r>
      <w:ins w:id="2160" w:author="Tim Challman" w:date="2019-03-09T10:12:00Z">
        <w:r w:rsidR="00675376">
          <w:rPr>
            <w:lang w:val="en-GB"/>
          </w:rPr>
          <w:t xml:space="preserve">a </w:t>
        </w:r>
      </w:ins>
      <w:r w:rsidRPr="00A26112">
        <w:rPr>
          <w:lang w:val="en-GB"/>
          <w:rPrChange w:id="2161" w:author="Tim Challman" w:date="2019-03-09T09:55:00Z">
            <w:rPr/>
          </w:rPrChange>
        </w:rPr>
        <w:t xml:space="preserve">similar manner and </w:t>
      </w:r>
      <w:ins w:id="2162" w:author="Tim Challman" w:date="2019-03-09T10:12:00Z">
        <w:r w:rsidR="00675376">
          <w:rPr>
            <w:lang w:val="en-GB"/>
          </w:rPr>
          <w:t xml:space="preserve">that </w:t>
        </w:r>
      </w:ins>
      <w:r w:rsidRPr="00A26112">
        <w:rPr>
          <w:lang w:val="en-GB"/>
          <w:rPrChange w:id="2163" w:author="Tim Challman" w:date="2019-03-09T09:55:00Z">
            <w:rPr/>
          </w:rPrChange>
        </w:rPr>
        <w:t xml:space="preserve">the MANOVA is </w:t>
      </w:r>
      <w:del w:id="2164" w:author="Tim Challman" w:date="2019-03-09T10:27:00Z">
        <w:r w:rsidRPr="00A26112" w:rsidDel="00AB48B8">
          <w:rPr>
            <w:lang w:val="en-GB"/>
            <w:rPrChange w:id="2165" w:author="Tim Challman" w:date="2019-03-09T09:55:00Z">
              <w:rPr/>
            </w:rPrChange>
          </w:rPr>
          <w:delText>hightly</w:delText>
        </w:r>
      </w:del>
      <w:ins w:id="2166" w:author="Tim Challman" w:date="2019-03-09T10:27:00Z">
        <w:r w:rsidR="00AB48B8" w:rsidRPr="00A26112">
          <w:rPr>
            <w:lang w:val="en-GB"/>
          </w:rPr>
          <w:t>highly</w:t>
        </w:r>
      </w:ins>
      <w:r w:rsidRPr="00A26112">
        <w:rPr>
          <w:lang w:val="en-GB"/>
          <w:rPrChange w:id="2167" w:author="Tim Challman" w:date="2019-03-09T09:55:00Z">
            <w:rPr/>
          </w:rPrChange>
        </w:rPr>
        <w:t xml:space="preserve"> dominated by </w:t>
      </w:r>
      <m:oMath>
        <m:sSup>
          <m:sSupPr>
            <m:ctrlPr>
              <w:rPr>
                <w:rFonts w:ascii="Cambria Math" w:hAnsi="Cambria Math"/>
                <w:lang w:val="en-GB"/>
              </w:rPr>
            </m:ctrlPr>
          </m:sSupPr>
          <m:e>
            <m:r>
              <w:rPr>
                <w:rFonts w:ascii="Cambria Math" w:hAnsi="Cambria Math"/>
                <w:lang w:val="en-GB"/>
                <w:rPrChange w:id="2168" w:author="Tim Challman" w:date="2019-03-09T09:55:00Z">
                  <w:rPr>
                    <w:rFonts w:ascii="Cambria Math" w:hAnsi="Cambria Math"/>
                  </w:rPr>
                </w:rPrChange>
              </w:rPr>
              <m:t>R</m:t>
            </m:r>
          </m:e>
          <m:sup>
            <m:r>
              <w:rPr>
                <w:rFonts w:ascii="Cambria Math" w:hAnsi="Cambria Math"/>
                <w:lang w:val="en-GB"/>
                <w:rPrChange w:id="2169" w:author="Tim Challman" w:date="2019-03-09T09:55:00Z">
                  <w:rPr>
                    <w:rFonts w:ascii="Cambria Math" w:hAnsi="Cambria Math"/>
                  </w:rPr>
                </w:rPrChange>
              </w:rPr>
              <m:t>2</m:t>
            </m:r>
          </m:sup>
        </m:sSup>
      </m:oMath>
      <w:r w:rsidRPr="00A26112">
        <w:rPr>
          <w:lang w:val="en-GB"/>
          <w:rPrChange w:id="2170" w:author="Tim Challman" w:date="2019-03-09T09:55:00Z">
            <w:rPr/>
          </w:rPrChange>
        </w:rPr>
        <w:t xml:space="preserve">. Keeping the value of </w:t>
      </w:r>
      <m:oMath>
        <m:sSup>
          <m:sSupPr>
            <m:ctrlPr>
              <w:rPr>
                <w:rFonts w:ascii="Cambria Math" w:hAnsi="Cambria Math"/>
                <w:lang w:val="en-GB"/>
              </w:rPr>
            </m:ctrlPr>
          </m:sSupPr>
          <m:e>
            <m:r>
              <w:rPr>
                <w:rFonts w:ascii="Cambria Math" w:hAnsi="Cambria Math"/>
                <w:lang w:val="en-GB"/>
                <w:rPrChange w:id="2171" w:author="Tim Challman" w:date="2019-03-09T09:55:00Z">
                  <w:rPr>
                    <w:rFonts w:ascii="Cambria Math" w:hAnsi="Cambria Math"/>
                  </w:rPr>
                </w:rPrChange>
              </w:rPr>
              <m:t>R</m:t>
            </m:r>
          </m:e>
          <m:sup>
            <m:r>
              <w:rPr>
                <w:rFonts w:ascii="Cambria Math" w:hAnsi="Cambria Math"/>
                <w:lang w:val="en-GB"/>
                <w:rPrChange w:id="2172" w:author="Tim Challman" w:date="2019-03-09T09:55:00Z">
                  <w:rPr>
                    <w:rFonts w:ascii="Cambria Math" w:hAnsi="Cambria Math"/>
                  </w:rPr>
                </w:rPrChange>
              </w:rPr>
              <m:t>2</m:t>
            </m:r>
          </m:sup>
        </m:sSup>
      </m:oMath>
      <w:r w:rsidRPr="00A26112">
        <w:rPr>
          <w:lang w:val="en-GB"/>
          <w:rPrChange w:id="2173" w:author="Tim Challman" w:date="2019-03-09T09:55:00Z">
            <w:rPr/>
          </w:rPrChange>
        </w:rPr>
        <w:t xml:space="preserve"> fixed has allowed us to analy</w:t>
      </w:r>
      <w:ins w:id="2174" w:author="Tim Challman" w:date="2019-03-09T10:13:00Z">
        <w:r w:rsidR="00675376">
          <w:rPr>
            <w:lang w:val="en-GB"/>
          </w:rPr>
          <w:t>s</w:t>
        </w:r>
      </w:ins>
      <w:del w:id="2175" w:author="Tim Challman" w:date="2019-03-09T10:13:00Z">
        <w:r w:rsidRPr="00A26112" w:rsidDel="00675376">
          <w:rPr>
            <w:lang w:val="en-GB"/>
            <w:rPrChange w:id="2176" w:author="Tim Challman" w:date="2019-03-09T09:55:00Z">
              <w:rPr/>
            </w:rPrChange>
          </w:rPr>
          <w:delText>z</w:delText>
        </w:r>
      </w:del>
      <w:r w:rsidRPr="00A26112">
        <w:rPr>
          <w:lang w:val="en-GB"/>
          <w:rPrChange w:id="2177" w:author="Tim Challman" w:date="2019-03-09T09:55:00Z">
            <w:rPr/>
          </w:rPrChange>
        </w:rPr>
        <w:t>e other factors properly.</w:t>
      </w:r>
    </w:p>
    <w:p w14:paraId="41B4403D" w14:textId="77777777" w:rsidR="0096095D" w:rsidRPr="00A26112" w:rsidRDefault="00CF708D">
      <w:pPr>
        <w:pStyle w:val="BodyText"/>
        <w:rPr>
          <w:lang w:val="en-GB"/>
          <w:rPrChange w:id="2178" w:author="Tim Challman" w:date="2019-03-09T09:55:00Z">
            <w:rPr/>
          </w:rPrChange>
        </w:rPr>
      </w:pPr>
      <w:r w:rsidRPr="00A26112">
        <w:rPr>
          <w:lang w:val="en-GB"/>
          <w:rPrChange w:id="2179" w:author="Tim Challman" w:date="2019-03-09T09:55:00Z">
            <w:rPr/>
          </w:rPrChange>
        </w:rPr>
        <w:t>Two clear comment</w:t>
      </w:r>
      <w:ins w:id="2180" w:author="Tim Challman" w:date="2019-03-09T10:13:00Z">
        <w:r w:rsidR="00675376">
          <w:rPr>
            <w:lang w:val="en-GB"/>
          </w:rPr>
          <w:t>s</w:t>
        </w:r>
      </w:ins>
      <w:r w:rsidRPr="00A26112">
        <w:rPr>
          <w:lang w:val="en-GB"/>
          <w:rPrChange w:id="2181" w:author="Tim Challman" w:date="2019-03-09T09:55:00Z">
            <w:rPr/>
          </w:rPrChange>
        </w:rPr>
        <w:t xml:space="preserve"> can be made about the effect of correlation of response on the prediction methods. Highly correlated response has shown highest prediction error in general and the effect is most distinct in envelope methods. Since the envelope methods identifies the relevant space as the span of relevant eigenvectors, the methods are able to obtain the minimum average prediction error by using </w:t>
      </w:r>
      <w:del w:id="2182" w:author="Tim Challman" w:date="2019-03-09T10:13:00Z">
        <w:r w:rsidRPr="00A26112" w:rsidDel="00675376">
          <w:rPr>
            <w:lang w:val="en-GB"/>
            <w:rPrChange w:id="2183" w:author="Tim Challman" w:date="2019-03-09T09:55:00Z">
              <w:rPr/>
            </w:rPrChange>
          </w:rPr>
          <w:delText xml:space="preserve">fewer </w:delText>
        </w:r>
      </w:del>
      <w:ins w:id="2184" w:author="Tim Challman" w:date="2019-03-09T10:13:00Z">
        <w:r w:rsidR="00675376">
          <w:rPr>
            <w:lang w:val="en-GB"/>
          </w:rPr>
          <w:t>a lesser</w:t>
        </w:r>
        <w:r w:rsidR="00675376" w:rsidRPr="00A26112">
          <w:rPr>
            <w:lang w:val="en-GB"/>
            <w:rPrChange w:id="2185" w:author="Tim Challman" w:date="2019-03-09T09:55:00Z">
              <w:rPr/>
            </w:rPrChange>
          </w:rPr>
          <w:t xml:space="preserve"> </w:t>
        </w:r>
      </w:ins>
      <w:r w:rsidRPr="00A26112">
        <w:rPr>
          <w:lang w:val="en-GB"/>
          <w:rPrChange w:id="2186" w:author="Tim Challman" w:date="2019-03-09T09:55:00Z">
            <w:rPr/>
          </w:rPrChange>
        </w:rPr>
        <w:t xml:space="preserve">number of components for all levels of </w:t>
      </w:r>
      <w:r w:rsidRPr="00A26112">
        <w:rPr>
          <w:rStyle w:val="VerbatimChar"/>
          <w:lang w:val="en-GB"/>
          <w:rPrChange w:id="2187" w:author="Tim Challman" w:date="2019-03-09T09:55:00Z">
            <w:rPr>
              <w:rStyle w:val="VerbatimChar"/>
            </w:rPr>
          </w:rPrChange>
        </w:rPr>
        <w:t>eta</w:t>
      </w:r>
      <w:r w:rsidRPr="00A26112">
        <w:rPr>
          <w:lang w:val="en-GB"/>
          <w:rPrChange w:id="2188" w:author="Tim Challman" w:date="2019-03-09T09:55:00Z">
            <w:rPr/>
          </w:rPrChange>
        </w:rPr>
        <w:t>.</w:t>
      </w:r>
    </w:p>
    <w:p w14:paraId="3B113CBA" w14:textId="77777777" w:rsidR="0096095D" w:rsidRPr="00A26112" w:rsidRDefault="00CF708D">
      <w:pPr>
        <w:pStyle w:val="BodyText"/>
        <w:rPr>
          <w:lang w:val="en-GB"/>
          <w:rPrChange w:id="2189" w:author="Tim Challman" w:date="2019-03-09T09:55:00Z">
            <w:rPr/>
          </w:rPrChange>
        </w:rPr>
      </w:pPr>
      <w:del w:id="2190" w:author="Tim Challman" w:date="2019-03-09T10:14:00Z">
        <w:r w:rsidRPr="00A26112" w:rsidDel="00675376">
          <w:rPr>
            <w:lang w:val="en-GB"/>
            <w:rPrChange w:id="2191" w:author="Tim Challman" w:date="2019-03-09T09:55:00Z">
              <w:rPr/>
            </w:rPrChange>
          </w:rPr>
          <w:delText>As of</w:delText>
        </w:r>
      </w:del>
      <w:ins w:id="2192" w:author="Tim Challman" w:date="2019-03-09T10:14:00Z">
        <w:r w:rsidR="00675376">
          <w:rPr>
            <w:lang w:val="en-GB"/>
          </w:rPr>
          <w:t>To</w:t>
        </w:r>
      </w:ins>
      <w:r w:rsidRPr="00A26112">
        <w:rPr>
          <w:lang w:val="en-GB"/>
          <w:rPrChange w:id="2193" w:author="Tim Challman" w:date="2019-03-09T09:55:00Z">
            <w:rPr/>
          </w:rPrChange>
        </w:rPr>
        <w:t xml:space="preserve"> our knowledge, the effect of correlation in the response on PCR and PLS methods </w:t>
      </w:r>
      <w:del w:id="2194" w:author="Tim Challman" w:date="2019-03-09T10:14:00Z">
        <w:r w:rsidRPr="00A26112" w:rsidDel="00675376">
          <w:rPr>
            <w:lang w:val="en-GB"/>
            <w:rPrChange w:id="2195" w:author="Tim Challman" w:date="2019-03-09T09:55:00Z">
              <w:rPr/>
            </w:rPrChange>
          </w:rPr>
          <w:delText>are less</w:delText>
        </w:r>
      </w:del>
      <w:ins w:id="2196" w:author="Tim Challman" w:date="2019-03-09T10:14:00Z">
        <w:r w:rsidR="00675376">
          <w:rPr>
            <w:lang w:val="en-GB"/>
          </w:rPr>
          <w:t>has been</w:t>
        </w:r>
      </w:ins>
      <w:r w:rsidRPr="00A26112">
        <w:rPr>
          <w:lang w:val="en-GB"/>
          <w:rPrChange w:id="2197" w:author="Tim Challman" w:date="2019-03-09T09:55:00Z">
            <w:rPr/>
          </w:rPrChange>
        </w:rPr>
        <w:t xml:space="preserve"> explored</w:t>
      </w:r>
      <w:ins w:id="2198" w:author="Tim Challman" w:date="2019-03-09T10:14:00Z">
        <w:r w:rsidR="00675376">
          <w:rPr>
            <w:lang w:val="en-GB"/>
          </w:rPr>
          <w:t xml:space="preserve"> only to a limited extent</w:t>
        </w:r>
      </w:ins>
      <w:r w:rsidRPr="00A26112">
        <w:rPr>
          <w:lang w:val="en-GB"/>
          <w:rPrChange w:id="2199" w:author="Tim Challman" w:date="2019-03-09T09:55:00Z">
            <w:rPr/>
          </w:rPrChange>
        </w:rPr>
        <w:t>. In this regard</w:t>
      </w:r>
      <w:del w:id="2200" w:author="Tim Challman" w:date="2019-03-09T10:14:00Z">
        <w:r w:rsidRPr="00A26112" w:rsidDel="00675376">
          <w:rPr>
            <w:lang w:val="en-GB"/>
            <w:rPrChange w:id="2201" w:author="Tim Challman" w:date="2019-03-09T09:55:00Z">
              <w:rPr/>
            </w:rPrChange>
          </w:rPr>
          <w:delText>s</w:delText>
        </w:r>
      </w:del>
      <w:r w:rsidRPr="00A26112">
        <w:rPr>
          <w:lang w:val="en-GB"/>
          <w:rPrChange w:id="2202" w:author="Tim Challman" w:date="2019-03-09T09:55:00Z">
            <w:rPr/>
          </w:rPrChange>
        </w:rPr>
        <w:t xml:space="preserve">, it is interesting to see that these methods have </w:t>
      </w:r>
      <w:del w:id="2203" w:author="Tim Challman" w:date="2019-03-09T10:15:00Z">
        <w:r w:rsidRPr="00A26112" w:rsidDel="00675376">
          <w:rPr>
            <w:lang w:val="en-GB"/>
            <w:rPrChange w:id="2204" w:author="Tim Challman" w:date="2019-03-09T09:55:00Z">
              <w:rPr/>
            </w:rPrChange>
          </w:rPr>
          <w:delText xml:space="preserve">used </w:delText>
        </w:r>
      </w:del>
      <w:ins w:id="2205" w:author="Tim Challman" w:date="2019-03-09T10:15:00Z">
        <w:r w:rsidR="00675376">
          <w:rPr>
            <w:lang w:val="en-GB"/>
          </w:rPr>
          <w:t>applied a</w:t>
        </w:r>
        <w:r w:rsidR="00675376" w:rsidRPr="00A26112">
          <w:rPr>
            <w:lang w:val="en-GB"/>
            <w:rPrChange w:id="2206" w:author="Tim Challman" w:date="2019-03-09T09:55:00Z">
              <w:rPr/>
            </w:rPrChange>
          </w:rPr>
          <w:t xml:space="preserve"> </w:t>
        </w:r>
      </w:ins>
      <w:r w:rsidRPr="00A26112">
        <w:rPr>
          <w:lang w:val="en-GB"/>
          <w:rPrChange w:id="2207" w:author="Tim Challman" w:date="2019-03-09T09:55:00Z">
            <w:rPr/>
          </w:rPrChange>
        </w:rPr>
        <w:t xml:space="preserve">large number of components and returned </w:t>
      </w:r>
      <w:ins w:id="2208" w:author="Tim Challman" w:date="2019-03-09T10:15:00Z">
        <w:r w:rsidR="00675376">
          <w:rPr>
            <w:lang w:val="en-GB"/>
          </w:rPr>
          <w:t xml:space="preserve">a </w:t>
        </w:r>
      </w:ins>
      <w:r w:rsidRPr="00A26112">
        <w:rPr>
          <w:lang w:val="en-GB"/>
          <w:rPrChange w:id="2209" w:author="Tim Challman" w:date="2019-03-09T09:55:00Z">
            <w:rPr/>
          </w:rPrChange>
        </w:rPr>
        <w:t xml:space="preserve">larger prediction error than envelope methods in the case of highly correlated responses. </w:t>
      </w:r>
      <w:del w:id="2210" w:author="Tim Challman" w:date="2019-03-09T10:15:00Z">
        <w:r w:rsidRPr="00A26112" w:rsidDel="00675376">
          <w:rPr>
            <w:lang w:val="en-GB"/>
            <w:rPrChange w:id="2211" w:author="Tim Challman" w:date="2019-03-09T09:55:00Z">
              <w:rPr/>
            </w:rPrChange>
          </w:rPr>
          <w:delText>In order to</w:delText>
        </w:r>
      </w:del>
      <w:ins w:id="2212" w:author="Tim Challman" w:date="2019-03-09T10:15:00Z">
        <w:r w:rsidR="00675376">
          <w:rPr>
            <w:lang w:val="en-GB"/>
          </w:rPr>
          <w:t>To</w:t>
        </w:r>
      </w:ins>
      <w:r w:rsidRPr="00A26112">
        <w:rPr>
          <w:lang w:val="en-GB"/>
          <w:rPrChange w:id="2213" w:author="Tim Challman" w:date="2019-03-09T09:55:00Z">
            <w:rPr/>
          </w:rPrChange>
        </w:rPr>
        <w:t xml:space="preserve"> fully understand the effect of </w:t>
      </w:r>
      <w:r w:rsidRPr="00A26112">
        <w:rPr>
          <w:rStyle w:val="VerbatimChar"/>
          <w:lang w:val="en-GB"/>
          <w:rPrChange w:id="2214" w:author="Tim Challman" w:date="2019-03-09T09:55:00Z">
            <w:rPr>
              <w:rStyle w:val="VerbatimChar"/>
            </w:rPr>
          </w:rPrChange>
        </w:rPr>
        <w:t>eta</w:t>
      </w:r>
      <w:r w:rsidRPr="00A26112">
        <w:rPr>
          <w:lang w:val="en-GB"/>
          <w:rPrChange w:id="2215" w:author="Tim Challman" w:date="2019-03-09T09:55:00Z">
            <w:rPr/>
          </w:rPrChange>
        </w:rPr>
        <w:t xml:space="preserve">, it is necessary to study the estimation performance of these methods </w:t>
      </w:r>
      <w:del w:id="2216" w:author="Tim Challman" w:date="2019-03-09T10:15:00Z">
        <w:r w:rsidRPr="00A26112" w:rsidDel="00675376">
          <w:rPr>
            <w:lang w:val="en-GB"/>
            <w:rPrChange w:id="2217" w:author="Tim Challman" w:date="2019-03-09T09:55:00Z">
              <w:rPr/>
            </w:rPrChange>
          </w:rPr>
          <w:delText xml:space="preserve">at </w:delText>
        </w:r>
      </w:del>
      <w:ins w:id="2218" w:author="Tim Challman" w:date="2019-03-09T10:15:00Z">
        <w:r w:rsidR="00675376">
          <w:rPr>
            <w:lang w:val="en-GB"/>
          </w:rPr>
          <w:t>with</w:t>
        </w:r>
        <w:r w:rsidR="00675376" w:rsidRPr="00A26112">
          <w:rPr>
            <w:lang w:val="en-GB"/>
            <w:rPrChange w:id="2219" w:author="Tim Challman" w:date="2019-03-09T09:55:00Z">
              <w:rPr/>
            </w:rPrChange>
          </w:rPr>
          <w:t xml:space="preserve"> </w:t>
        </w:r>
      </w:ins>
      <w:r w:rsidRPr="00A26112">
        <w:rPr>
          <w:lang w:val="en-GB"/>
          <w:rPrChange w:id="2220" w:author="Tim Challman" w:date="2019-03-09T09:55:00Z">
            <w:rPr/>
          </w:rPrChange>
        </w:rPr>
        <w:t>different number</w:t>
      </w:r>
      <w:ins w:id="2221" w:author="Tim Challman" w:date="2019-03-09T10:15:00Z">
        <w:r w:rsidR="00675376">
          <w:rPr>
            <w:lang w:val="en-GB"/>
          </w:rPr>
          <w:t>s</w:t>
        </w:r>
      </w:ins>
      <w:r w:rsidRPr="00A26112">
        <w:rPr>
          <w:lang w:val="en-GB"/>
          <w:rPrChange w:id="2222" w:author="Tim Challman" w:date="2019-03-09T09:55:00Z">
            <w:rPr/>
          </w:rPrChange>
        </w:rPr>
        <w:t xml:space="preserve"> of components.</w:t>
      </w:r>
    </w:p>
    <w:p w14:paraId="1F5379DF" w14:textId="77777777" w:rsidR="0096095D" w:rsidRPr="00A26112" w:rsidRDefault="00CF708D">
      <w:pPr>
        <w:pStyle w:val="BodyText"/>
        <w:rPr>
          <w:lang w:val="en-GB"/>
          <w:rPrChange w:id="2223" w:author="Tim Challman" w:date="2019-03-09T09:55:00Z">
            <w:rPr/>
          </w:rPrChange>
        </w:rPr>
      </w:pPr>
      <w:r w:rsidRPr="00A26112">
        <w:rPr>
          <w:lang w:val="en-GB"/>
          <w:rPrChange w:id="2224" w:author="Tim Challman" w:date="2019-03-09T09:55:00Z">
            <w:rPr/>
          </w:rPrChange>
        </w:rPr>
        <w:t xml:space="preserve">In addition, since using principal components or actual variables as predictors in envelope methods </w:t>
      </w:r>
      <w:del w:id="2225" w:author="Tim Challman" w:date="2019-03-09T10:16:00Z">
        <w:r w:rsidRPr="00A26112" w:rsidDel="00BD7525">
          <w:rPr>
            <w:lang w:val="en-GB"/>
            <w:rPrChange w:id="2226" w:author="Tim Challman" w:date="2019-03-09T09:55:00Z">
              <w:rPr/>
            </w:rPrChange>
          </w:rPr>
          <w:delText xml:space="preserve">have </w:delText>
        </w:r>
      </w:del>
      <w:ins w:id="2227" w:author="Tim Challman" w:date="2019-03-09T10:16:00Z">
        <w:r w:rsidR="00BD7525" w:rsidRPr="00A26112">
          <w:rPr>
            <w:lang w:val="en-GB"/>
            <w:rPrChange w:id="2228" w:author="Tim Challman" w:date="2019-03-09T09:55:00Z">
              <w:rPr/>
            </w:rPrChange>
          </w:rPr>
          <w:t>ha</w:t>
        </w:r>
        <w:r w:rsidR="00BD7525">
          <w:rPr>
            <w:lang w:val="en-GB"/>
          </w:rPr>
          <w:t>s</w:t>
        </w:r>
        <w:r w:rsidR="00BD7525" w:rsidRPr="00A26112">
          <w:rPr>
            <w:lang w:val="en-GB"/>
            <w:rPrChange w:id="2229" w:author="Tim Challman" w:date="2019-03-09T09:55:00Z">
              <w:rPr/>
            </w:rPrChange>
          </w:rPr>
          <w:t xml:space="preserve"> </w:t>
        </w:r>
      </w:ins>
      <w:r w:rsidRPr="00A26112">
        <w:rPr>
          <w:lang w:val="en-GB"/>
          <w:rPrChange w:id="2230" w:author="Tim Challman" w:date="2019-03-09T09:55:00Z">
            <w:rPr/>
          </w:rPrChange>
        </w:rPr>
        <w:t xml:space="preserve">shown similar results, we have used principal components that have explained 97.5% of the variation as mentioned previously in the cases of envelope methods for the designs where </w:t>
      </w:r>
      <m:oMath>
        <m:r>
          <w:rPr>
            <w:rFonts w:ascii="Cambria Math" w:hAnsi="Cambria Math"/>
            <w:lang w:val="en-GB"/>
            <w:rPrChange w:id="2231" w:author="Tim Challman" w:date="2019-03-09T09:55:00Z">
              <w:rPr>
                <w:rFonts w:ascii="Cambria Math" w:hAnsi="Cambria Math"/>
              </w:rPr>
            </w:rPrChange>
          </w:rPr>
          <m:t>p&gt;n</m:t>
        </m:r>
      </m:oMath>
      <w:r w:rsidRPr="00A26112">
        <w:rPr>
          <w:lang w:val="en-GB"/>
          <w:rPrChange w:id="2232" w:author="Tim Challman" w:date="2019-03-09T09:55:00Z">
            <w:rPr/>
          </w:rPrChange>
        </w:rPr>
        <w:t xml:space="preserve">. </w:t>
      </w:r>
      <w:commentRangeStart w:id="2233"/>
      <w:r w:rsidRPr="00A26112">
        <w:rPr>
          <w:lang w:val="en-GB"/>
          <w:rPrChange w:id="2234" w:author="Tim Challman" w:date="2019-03-09T09:55:00Z">
            <w:rPr/>
          </w:rPrChange>
        </w:rPr>
        <w:t>As the envelope methods are based on MLE</w:t>
      </w:r>
      <w:del w:id="2235" w:author="Tim Challman" w:date="2019-03-09T10:16:00Z">
        <w:r w:rsidRPr="00A26112" w:rsidDel="00BD7525">
          <w:rPr>
            <w:lang w:val="en-GB"/>
            <w:rPrChange w:id="2236" w:author="Tim Challman" w:date="2019-03-09T09:55:00Z">
              <w:rPr/>
            </w:rPrChange>
          </w:rPr>
          <w:delText xml:space="preserve"> and </w:delText>
        </w:r>
      </w:del>
      <w:ins w:id="2237" w:author="Tim Challman" w:date="2019-03-09T10:16:00Z">
        <w:r w:rsidR="00BD7525">
          <w:rPr>
            <w:lang w:val="en-GB"/>
          </w:rPr>
          <w:t xml:space="preserve">, </w:t>
        </w:r>
      </w:ins>
      <w:r w:rsidRPr="00A26112">
        <w:rPr>
          <w:lang w:val="en-GB"/>
          <w:rPrChange w:id="2238" w:author="Tim Challman" w:date="2019-03-09T09:55:00Z">
            <w:rPr/>
          </w:rPrChange>
        </w:rPr>
        <w:t>this can be an alternative way of using the methods in data with wide predictors.</w:t>
      </w:r>
      <w:commentRangeEnd w:id="2233"/>
      <w:r w:rsidR="00BD7525">
        <w:rPr>
          <w:rStyle w:val="CommentReference"/>
        </w:rPr>
        <w:commentReference w:id="2233"/>
      </w:r>
      <w:r w:rsidRPr="00A26112">
        <w:rPr>
          <w:lang w:val="en-GB"/>
          <w:rPrChange w:id="2239" w:author="Tim Challman" w:date="2019-03-09T09:55:00Z">
            <w:rPr/>
          </w:rPrChange>
        </w:rPr>
        <w:t xml:space="preserve"> The results from this study will help researcher</w:t>
      </w:r>
      <w:ins w:id="2240" w:author="Tim Challman" w:date="2019-03-09T10:17:00Z">
        <w:r w:rsidR="00BD7525">
          <w:rPr>
            <w:lang w:val="en-GB"/>
          </w:rPr>
          <w:t>s</w:t>
        </w:r>
      </w:ins>
      <w:r w:rsidRPr="00A26112">
        <w:rPr>
          <w:lang w:val="en-GB"/>
          <w:rPrChange w:id="2241" w:author="Tim Challman" w:date="2019-03-09T09:55:00Z">
            <w:rPr/>
          </w:rPrChange>
        </w:rPr>
        <w:t xml:space="preserve"> </w:t>
      </w:r>
      <w:del w:id="2242" w:author="Tim Challman" w:date="2019-03-09T10:17:00Z">
        <w:r w:rsidRPr="00A26112" w:rsidDel="00BD7525">
          <w:rPr>
            <w:lang w:val="en-GB"/>
            <w:rPrChange w:id="2243" w:author="Tim Challman" w:date="2019-03-09T09:55:00Z">
              <w:rPr/>
            </w:rPrChange>
          </w:rPr>
          <w:delText xml:space="preserve">to </w:delText>
        </w:r>
      </w:del>
      <w:r w:rsidRPr="00A26112">
        <w:rPr>
          <w:lang w:val="en-GB"/>
          <w:rPrChange w:id="2244" w:author="Tim Challman" w:date="2019-03-09T09:55:00Z">
            <w:rPr/>
          </w:rPrChange>
        </w:rPr>
        <w:t xml:space="preserve">understand these methods </w:t>
      </w:r>
      <w:commentRangeStart w:id="2245"/>
      <w:r w:rsidRPr="00A26112">
        <w:rPr>
          <w:lang w:val="en-GB"/>
          <w:rPrChange w:id="2246" w:author="Tim Challman" w:date="2019-03-09T09:55:00Z">
            <w:rPr/>
          </w:rPrChange>
        </w:rPr>
        <w:t>for different nature of data.</w:t>
      </w:r>
      <w:commentRangeEnd w:id="2245"/>
      <w:r w:rsidR="00BD7525">
        <w:rPr>
          <w:rStyle w:val="CommentReference"/>
        </w:rPr>
        <w:commentReference w:id="2245"/>
      </w:r>
      <w:r w:rsidRPr="00A26112">
        <w:rPr>
          <w:lang w:val="en-GB"/>
          <w:rPrChange w:id="2247" w:author="Tim Challman" w:date="2019-03-09T09:55:00Z">
            <w:rPr/>
          </w:rPrChange>
        </w:rPr>
        <w:t xml:space="preserve"> We encourage researcher</w:t>
      </w:r>
      <w:ins w:id="2248" w:author="Tim Challman" w:date="2019-03-09T10:18:00Z">
        <w:r w:rsidR="00BD7525">
          <w:rPr>
            <w:lang w:val="en-GB"/>
          </w:rPr>
          <w:t>s</w:t>
        </w:r>
      </w:ins>
      <w:r w:rsidRPr="00A26112">
        <w:rPr>
          <w:lang w:val="en-GB"/>
          <w:rPrChange w:id="2249" w:author="Tim Challman" w:date="2019-03-09T09:55:00Z">
            <w:rPr/>
          </w:rPrChange>
        </w:rPr>
        <w:t xml:space="preserve"> to use newly developed methods such as </w:t>
      </w:r>
      <w:ins w:id="2250" w:author="Tim Challman" w:date="2019-03-09T10:19:00Z">
        <w:r w:rsidR="00BD7525">
          <w:rPr>
            <w:lang w:val="en-GB"/>
          </w:rPr>
          <w:t xml:space="preserve">the </w:t>
        </w:r>
      </w:ins>
      <w:r w:rsidRPr="00A26112">
        <w:rPr>
          <w:lang w:val="en-GB"/>
          <w:rPrChange w:id="2251" w:author="Tim Challman" w:date="2019-03-09T09:55:00Z">
            <w:rPr/>
          </w:rPrChange>
        </w:rPr>
        <w:t>env</w:t>
      </w:r>
      <w:ins w:id="2252" w:author="Tim Challman" w:date="2019-03-09T10:19:00Z">
        <w:r w:rsidR="00BD7525">
          <w:rPr>
            <w:lang w:val="en-GB"/>
          </w:rPr>
          <w:t>e</w:t>
        </w:r>
      </w:ins>
      <w:r w:rsidRPr="00A26112">
        <w:rPr>
          <w:lang w:val="en-GB"/>
          <w:rPrChange w:id="2253" w:author="Tim Challman" w:date="2019-03-09T09:55:00Z">
            <w:rPr/>
          </w:rPrChange>
        </w:rPr>
        <w:t xml:space="preserve">lope </w:t>
      </w:r>
      <w:del w:id="2254" w:author="Tim Challman" w:date="2019-03-09T10:19:00Z">
        <w:r w:rsidRPr="00A26112" w:rsidDel="00BD7525">
          <w:rPr>
            <w:lang w:val="en-GB"/>
            <w:rPrChange w:id="2255" w:author="Tim Challman" w:date="2019-03-09T09:55:00Z">
              <w:rPr/>
            </w:rPrChange>
          </w:rPr>
          <w:delText>based on</w:delText>
        </w:r>
      </w:del>
      <w:ins w:id="2256" w:author="Tim Challman" w:date="2019-03-09T10:19:00Z">
        <w:r w:rsidR="00BD7525">
          <w:rPr>
            <w:lang w:val="en-GB"/>
          </w:rPr>
          <w:t>with</w:t>
        </w:r>
      </w:ins>
      <w:r w:rsidRPr="00A26112">
        <w:rPr>
          <w:lang w:val="en-GB"/>
          <w:rPrChange w:id="2257" w:author="Tim Challman" w:date="2019-03-09T09:55:00Z">
            <w:rPr/>
          </w:rPrChange>
        </w:rPr>
        <w:t xml:space="preserve"> </w:t>
      </w:r>
      <w:commentRangeStart w:id="2258"/>
      <w:r w:rsidRPr="00A26112">
        <w:rPr>
          <w:lang w:val="en-GB"/>
          <w:rPrChange w:id="2259" w:author="Tim Challman" w:date="2019-03-09T09:55:00Z">
            <w:rPr/>
          </w:rPrChange>
        </w:rPr>
        <w:t>the nature of data they are working on</w:t>
      </w:r>
      <w:commentRangeEnd w:id="2258"/>
      <w:r w:rsidR="00BD7525">
        <w:rPr>
          <w:rStyle w:val="CommentReference"/>
        </w:rPr>
        <w:commentReference w:id="2258"/>
      </w:r>
      <w:r w:rsidRPr="00A26112">
        <w:rPr>
          <w:lang w:val="en-GB"/>
          <w:rPrChange w:id="2260" w:author="Tim Challman" w:date="2019-03-09T09:55:00Z">
            <w:rPr/>
          </w:rPrChange>
        </w:rPr>
        <w:t>.</w:t>
      </w:r>
    </w:p>
    <w:p w14:paraId="607732BB" w14:textId="77777777" w:rsidR="0096095D" w:rsidRPr="00A26112" w:rsidRDefault="00CF708D">
      <w:pPr>
        <w:pStyle w:val="BodyText"/>
        <w:rPr>
          <w:lang w:val="en-GB"/>
          <w:rPrChange w:id="2261" w:author="Tim Challman" w:date="2019-03-09T09:55:00Z">
            <w:rPr/>
          </w:rPrChange>
        </w:rPr>
      </w:pPr>
      <w:r w:rsidRPr="00A26112">
        <w:rPr>
          <w:lang w:val="en-GB"/>
          <w:rPrChange w:id="2262" w:author="Tim Challman" w:date="2019-03-09T09:55:00Z">
            <w:rPr/>
          </w:rPrChange>
        </w:rPr>
        <w:t xml:space="preserve">Since, this study </w:t>
      </w:r>
      <w:del w:id="2263" w:author="Tim Challman" w:date="2019-03-09T08:34:00Z">
        <w:r w:rsidRPr="00A26112" w:rsidDel="00A60676">
          <w:rPr>
            <w:lang w:val="en-GB"/>
            <w:rPrChange w:id="2264" w:author="Tim Challman" w:date="2019-03-09T09:55:00Z">
              <w:rPr/>
            </w:rPrChange>
          </w:rPr>
          <w:delText xml:space="preserve">have </w:delText>
        </w:r>
      </w:del>
      <w:ins w:id="2265" w:author="Tim Challman" w:date="2019-03-09T08:34:00Z">
        <w:r w:rsidR="00A60676" w:rsidRPr="00A26112">
          <w:rPr>
            <w:lang w:val="en-GB"/>
            <w:rPrChange w:id="2266" w:author="Tim Challman" w:date="2019-03-09T09:55:00Z">
              <w:rPr/>
            </w:rPrChange>
          </w:rPr>
          <w:t xml:space="preserve">has </w:t>
        </w:r>
      </w:ins>
      <w:r w:rsidRPr="00A26112">
        <w:rPr>
          <w:lang w:val="en-GB"/>
          <w:rPrChange w:id="2267" w:author="Tim Challman" w:date="2019-03-09T09:55:00Z">
            <w:rPr/>
          </w:rPrChange>
        </w:rPr>
        <w:t xml:space="preserve">focused entirely on prediction performance, </w:t>
      </w:r>
      <w:ins w:id="2268" w:author="Tim Challman" w:date="2019-03-09T08:35:00Z">
        <w:r w:rsidR="00A60676" w:rsidRPr="00A26112">
          <w:rPr>
            <w:lang w:val="en-GB"/>
            <w:rPrChange w:id="2269" w:author="Tim Challman" w:date="2019-03-09T09:55:00Z">
              <w:rPr/>
            </w:rPrChange>
          </w:rPr>
          <w:t xml:space="preserve">a </w:t>
        </w:r>
      </w:ins>
      <w:r w:rsidRPr="00A26112">
        <w:rPr>
          <w:lang w:val="en-GB"/>
          <w:rPrChange w:id="2270" w:author="Tim Challman" w:date="2019-03-09T09:55:00Z">
            <w:rPr/>
          </w:rPrChange>
        </w:rPr>
        <w:t xml:space="preserve">further analysis of </w:t>
      </w:r>
      <w:del w:id="2271" w:author="Tim Challman" w:date="2019-03-09T08:35:00Z">
        <w:r w:rsidRPr="00A26112" w:rsidDel="00A60676">
          <w:rPr>
            <w:lang w:val="en-GB"/>
            <w:rPrChange w:id="2272" w:author="Tim Challman" w:date="2019-03-09T09:55:00Z">
              <w:rPr/>
            </w:rPrChange>
          </w:rPr>
          <w:delText xml:space="preserve">their </w:delText>
        </w:r>
      </w:del>
      <w:ins w:id="2273" w:author="Tim Challman" w:date="2019-03-09T08:35:00Z">
        <w:r w:rsidR="00A60676" w:rsidRPr="00A26112">
          <w:rPr>
            <w:lang w:val="en-GB"/>
            <w:rPrChange w:id="2274" w:author="Tim Challman" w:date="2019-03-09T09:55:00Z">
              <w:rPr/>
            </w:rPrChange>
          </w:rPr>
          <w:t xml:space="preserve">the </w:t>
        </w:r>
      </w:ins>
      <w:r w:rsidRPr="00A26112">
        <w:rPr>
          <w:lang w:val="en-GB"/>
          <w:rPrChange w:id="2275" w:author="Tim Challman" w:date="2019-03-09T09:55:00Z">
            <w:rPr/>
          </w:rPrChange>
        </w:rPr>
        <w:t xml:space="preserve">estimative properties of these methods is required. A study of estimation error and the </w:t>
      </w:r>
      <w:commentRangeStart w:id="2276"/>
      <w:r w:rsidRPr="00A26112">
        <w:rPr>
          <w:lang w:val="en-GB"/>
          <w:rPrChange w:id="2277" w:author="Tim Challman" w:date="2019-03-09T09:55:00Z">
            <w:rPr/>
          </w:rPrChange>
        </w:rPr>
        <w:t>behaviour</w:t>
      </w:r>
      <w:commentRangeEnd w:id="2276"/>
      <w:r w:rsidR="00A26112" w:rsidRPr="00A26112">
        <w:rPr>
          <w:rStyle w:val="CommentReference"/>
          <w:lang w:val="en-GB"/>
          <w:rPrChange w:id="2278" w:author="Tim Challman" w:date="2019-03-09T09:55:00Z">
            <w:rPr>
              <w:rStyle w:val="CommentReference"/>
            </w:rPr>
          </w:rPrChange>
        </w:rPr>
        <w:commentReference w:id="2276"/>
      </w:r>
      <w:r w:rsidRPr="00A26112">
        <w:rPr>
          <w:lang w:val="en-GB"/>
          <w:rPrChange w:id="2279" w:author="Tim Challman" w:date="2019-03-09T09:55:00Z">
            <w:rPr/>
          </w:rPrChange>
        </w:rPr>
        <w:t xml:space="preserve"> of methods on non-optimal number of components </w:t>
      </w:r>
      <w:del w:id="2280" w:author="Tim Challman" w:date="2019-03-09T08:37:00Z">
        <w:r w:rsidRPr="00A26112" w:rsidDel="00AB3E20">
          <w:rPr>
            <w:lang w:val="en-GB"/>
            <w:rPrChange w:id="2281" w:author="Tim Challman" w:date="2019-03-09T09:55:00Z">
              <w:rPr/>
            </w:rPrChange>
          </w:rPr>
          <w:delText xml:space="preserve">can </w:delText>
        </w:r>
      </w:del>
      <w:ins w:id="2282" w:author="Tim Challman" w:date="2019-03-09T08:37:00Z">
        <w:r w:rsidR="00AB3E20" w:rsidRPr="00A26112">
          <w:rPr>
            <w:lang w:val="en-GB"/>
            <w:rPrChange w:id="2283" w:author="Tim Challman" w:date="2019-03-09T09:55:00Z">
              <w:rPr/>
            </w:rPrChange>
          </w:rPr>
          <w:t xml:space="preserve">may </w:t>
        </w:r>
      </w:ins>
      <w:del w:id="2284" w:author="Tim Challman" w:date="2019-03-09T08:37:00Z">
        <w:r w:rsidRPr="00A26112" w:rsidDel="00AB3E20">
          <w:rPr>
            <w:lang w:val="en-GB"/>
            <w:rPrChange w:id="2285" w:author="Tim Challman" w:date="2019-03-09T09:55:00Z">
              <w:rPr/>
            </w:rPrChange>
          </w:rPr>
          <w:delText xml:space="preserve">give </w:delText>
        </w:r>
      </w:del>
      <w:ins w:id="2286" w:author="Tim Challman" w:date="2019-03-09T08:37:00Z">
        <w:r w:rsidR="00AB3E20" w:rsidRPr="00A26112">
          <w:rPr>
            <w:lang w:val="en-GB"/>
            <w:rPrChange w:id="2287" w:author="Tim Challman" w:date="2019-03-09T09:55:00Z">
              <w:rPr/>
            </w:rPrChange>
          </w:rPr>
          <w:t xml:space="preserve">result in a </w:t>
        </w:r>
      </w:ins>
      <w:r w:rsidRPr="00A26112">
        <w:rPr>
          <w:lang w:val="en-GB"/>
          <w:rPrChange w:id="2288" w:author="Tim Challman" w:date="2019-03-09T09:55:00Z">
            <w:rPr/>
          </w:rPrChange>
        </w:rPr>
        <w:t>deeper understanding of these methods.</w:t>
      </w:r>
    </w:p>
    <w:p w14:paraId="57E21E27" w14:textId="77777777" w:rsidR="0096095D" w:rsidRPr="00A26112" w:rsidRDefault="00CF708D">
      <w:pPr>
        <w:pStyle w:val="BodyText"/>
        <w:rPr>
          <w:lang w:val="en-GB"/>
          <w:rPrChange w:id="2289" w:author="Tim Challman" w:date="2019-03-09T09:55:00Z">
            <w:rPr/>
          </w:rPrChange>
        </w:rPr>
      </w:pPr>
      <w:r w:rsidRPr="00A26112">
        <w:rPr>
          <w:lang w:val="en-GB"/>
          <w:rPrChange w:id="2290" w:author="Tim Challman" w:date="2019-03-09T09:55:00Z">
            <w:rPr/>
          </w:rPrChange>
        </w:rPr>
        <w:t xml:space="preserve">A shiny application (Chang et al. </w:t>
      </w:r>
      <w:r w:rsidR="00A52EAC" w:rsidRPr="00A26112">
        <w:rPr>
          <w:lang w:val="en-GB"/>
          <w:rPrChange w:id="2291" w:author="Tim Challman" w:date="2019-03-09T09:55:00Z">
            <w:rPr/>
          </w:rPrChange>
        </w:rPr>
        <w:fldChar w:fldCharType="begin"/>
      </w:r>
      <w:r w:rsidR="00A52EAC" w:rsidRPr="00A26112">
        <w:rPr>
          <w:lang w:val="en-GB"/>
          <w:rPrChange w:id="2292" w:author="Tim Challman" w:date="2019-03-09T09:55:00Z">
            <w:rPr/>
          </w:rPrChange>
        </w:rPr>
        <w:instrText xml:space="preserve"> HYPERLINK \l "ref-shiny" \h </w:instrText>
      </w:r>
      <w:r w:rsidR="00A52EAC" w:rsidRPr="00A26112">
        <w:rPr>
          <w:lang w:val="en-GB"/>
          <w:rPrChange w:id="2293" w:author="Tim Challman" w:date="2019-03-09T09:55:00Z">
            <w:rPr>
              <w:rStyle w:val="Hyperlink"/>
            </w:rPr>
          </w:rPrChange>
        </w:rPr>
        <w:fldChar w:fldCharType="separate"/>
      </w:r>
      <w:r w:rsidRPr="00A26112">
        <w:rPr>
          <w:rStyle w:val="Hyperlink"/>
          <w:lang w:val="en-GB"/>
          <w:rPrChange w:id="2294" w:author="Tim Challman" w:date="2019-03-09T09:55:00Z">
            <w:rPr>
              <w:rStyle w:val="Hyperlink"/>
            </w:rPr>
          </w:rPrChange>
        </w:rPr>
        <w:t>2018</w:t>
      </w:r>
      <w:r w:rsidR="00A52EAC" w:rsidRPr="00A26112">
        <w:rPr>
          <w:rStyle w:val="Hyperlink"/>
          <w:lang w:val="en-GB"/>
          <w:rPrChange w:id="2295" w:author="Tim Challman" w:date="2019-03-09T09:55:00Z">
            <w:rPr>
              <w:rStyle w:val="Hyperlink"/>
            </w:rPr>
          </w:rPrChange>
        </w:rPr>
        <w:fldChar w:fldCharType="end"/>
      </w:r>
      <w:r w:rsidRPr="00A26112">
        <w:rPr>
          <w:lang w:val="en-GB"/>
          <w:rPrChange w:id="2296" w:author="Tim Challman" w:date="2019-03-09T09:55:00Z">
            <w:rPr/>
          </w:rPrChange>
        </w:rPr>
        <w:t xml:space="preserve">) is </w:t>
      </w:r>
      <w:del w:id="2297" w:author="Tim Challman" w:date="2019-03-08T13:28:00Z">
        <w:r w:rsidRPr="00A26112" w:rsidDel="00A52EAC">
          <w:rPr>
            <w:lang w:val="en-GB"/>
            <w:rPrChange w:id="2298" w:author="Tim Challman" w:date="2019-03-09T09:55:00Z">
              <w:rPr/>
            </w:rPrChange>
          </w:rPr>
          <w:delText>availiable</w:delText>
        </w:r>
      </w:del>
      <w:ins w:id="2299" w:author="Tim Challman" w:date="2019-03-08T13:28:00Z">
        <w:r w:rsidR="00A52EAC" w:rsidRPr="00A26112">
          <w:rPr>
            <w:lang w:val="en-GB"/>
            <w:rPrChange w:id="2300" w:author="Tim Challman" w:date="2019-03-09T09:55:00Z">
              <w:rPr/>
            </w:rPrChange>
          </w:rPr>
          <w:t>available</w:t>
        </w:r>
      </w:ins>
      <w:r w:rsidRPr="00A26112">
        <w:rPr>
          <w:lang w:val="en-GB"/>
          <w:rPrChange w:id="2301" w:author="Tim Challman" w:date="2019-03-09T09:55:00Z">
            <w:rPr/>
          </w:rPrChange>
        </w:rPr>
        <w:t xml:space="preserve"> at </w:t>
      </w:r>
      <w:r w:rsidR="00A52EAC" w:rsidRPr="00A26112">
        <w:rPr>
          <w:lang w:val="en-GB"/>
          <w:rPrChange w:id="2302" w:author="Tim Challman" w:date="2019-03-09T09:55:00Z">
            <w:rPr/>
          </w:rPrChange>
        </w:rPr>
        <w:fldChar w:fldCharType="begin"/>
      </w:r>
      <w:r w:rsidR="00A52EAC" w:rsidRPr="00A26112">
        <w:rPr>
          <w:lang w:val="en-GB"/>
          <w:rPrChange w:id="2303" w:author="Tim Challman" w:date="2019-03-09T09:55:00Z">
            <w:rPr/>
          </w:rPrChange>
        </w:rPr>
        <w:instrText xml:space="preserve"> HYPERLINK "http://therimalaya.shinyapps.io/Comparison" \h </w:instrText>
      </w:r>
      <w:r w:rsidR="00A52EAC" w:rsidRPr="00A26112">
        <w:rPr>
          <w:lang w:val="en-GB"/>
          <w:rPrChange w:id="2304" w:author="Tim Challman" w:date="2019-03-09T09:55:00Z">
            <w:rPr>
              <w:rStyle w:val="Hyperlink"/>
            </w:rPr>
          </w:rPrChange>
        </w:rPr>
        <w:fldChar w:fldCharType="separate"/>
      </w:r>
      <w:r w:rsidRPr="00A26112">
        <w:rPr>
          <w:rStyle w:val="Hyperlink"/>
          <w:lang w:val="en-GB"/>
          <w:rPrChange w:id="2305" w:author="Tim Challman" w:date="2019-03-09T09:55:00Z">
            <w:rPr>
              <w:rStyle w:val="Hyperlink"/>
            </w:rPr>
          </w:rPrChange>
        </w:rPr>
        <w:t>http://therimalaya.shinyapps.io/Comparison</w:t>
      </w:r>
      <w:r w:rsidR="00A52EAC" w:rsidRPr="00A26112">
        <w:rPr>
          <w:rStyle w:val="Hyperlink"/>
          <w:lang w:val="en-GB"/>
          <w:rPrChange w:id="2306" w:author="Tim Challman" w:date="2019-03-09T09:55:00Z">
            <w:rPr>
              <w:rStyle w:val="Hyperlink"/>
            </w:rPr>
          </w:rPrChange>
        </w:rPr>
        <w:fldChar w:fldCharType="end"/>
      </w:r>
      <w:r w:rsidRPr="00A26112">
        <w:rPr>
          <w:lang w:val="en-GB"/>
          <w:rPrChange w:id="2307" w:author="Tim Challman" w:date="2019-03-09T09:55:00Z">
            <w:rPr/>
          </w:rPrChange>
        </w:rPr>
        <w:t xml:space="preserve"> where all the results related to this study can be visualized. In addition, a github repository at </w:t>
      </w:r>
      <w:r w:rsidR="00A52EAC" w:rsidRPr="00A26112">
        <w:rPr>
          <w:lang w:val="en-GB"/>
          <w:rPrChange w:id="2308" w:author="Tim Challman" w:date="2019-03-09T09:55:00Z">
            <w:rPr/>
          </w:rPrChange>
        </w:rPr>
        <w:fldChar w:fldCharType="begin"/>
      </w:r>
      <w:r w:rsidR="00A52EAC" w:rsidRPr="00A26112">
        <w:rPr>
          <w:lang w:val="en-GB"/>
          <w:rPrChange w:id="2309" w:author="Tim Challman" w:date="2019-03-09T09:55:00Z">
            <w:rPr/>
          </w:rPrChange>
        </w:rPr>
        <w:instrText xml:space="preserve"> HYPERLINK "https://github.com/therimalaya/03-prediction-comparison" \h </w:instrText>
      </w:r>
      <w:r w:rsidR="00A52EAC" w:rsidRPr="00A26112">
        <w:rPr>
          <w:lang w:val="en-GB"/>
          <w:rPrChange w:id="2310" w:author="Tim Challman" w:date="2019-03-09T09:55:00Z">
            <w:rPr>
              <w:rStyle w:val="Hyperlink"/>
            </w:rPr>
          </w:rPrChange>
        </w:rPr>
        <w:fldChar w:fldCharType="separate"/>
      </w:r>
      <w:r w:rsidRPr="00A26112">
        <w:rPr>
          <w:rStyle w:val="Hyperlink"/>
          <w:lang w:val="en-GB"/>
          <w:rPrChange w:id="2311" w:author="Tim Challman" w:date="2019-03-09T09:55:00Z">
            <w:rPr>
              <w:rStyle w:val="Hyperlink"/>
            </w:rPr>
          </w:rPrChange>
        </w:rPr>
        <w:t>https://github.com/therimalaya/03-prediction-comparison</w:t>
      </w:r>
      <w:r w:rsidR="00A52EAC" w:rsidRPr="00A26112">
        <w:rPr>
          <w:rStyle w:val="Hyperlink"/>
          <w:lang w:val="en-GB"/>
          <w:rPrChange w:id="2312" w:author="Tim Challman" w:date="2019-03-09T09:55:00Z">
            <w:rPr>
              <w:rStyle w:val="Hyperlink"/>
            </w:rPr>
          </w:rPrChange>
        </w:rPr>
        <w:fldChar w:fldCharType="end"/>
      </w:r>
      <w:r w:rsidRPr="00A26112">
        <w:rPr>
          <w:lang w:val="en-GB"/>
          <w:rPrChange w:id="2313" w:author="Tim Challman" w:date="2019-03-09T09:55:00Z">
            <w:rPr/>
          </w:rPrChange>
        </w:rPr>
        <w:t xml:space="preserve"> can be used to reproduce this study.</w:t>
      </w:r>
    </w:p>
    <w:p w14:paraId="18AB9F6D" w14:textId="77777777" w:rsidR="0096095D" w:rsidRPr="00A26112" w:rsidRDefault="00CF708D">
      <w:pPr>
        <w:pStyle w:val="Heading1"/>
        <w:rPr>
          <w:lang w:val="en-GB"/>
          <w:rPrChange w:id="2314" w:author="Tim Challman" w:date="2019-03-09T09:55:00Z">
            <w:rPr/>
          </w:rPrChange>
        </w:rPr>
      </w:pPr>
      <w:bookmarkStart w:id="2315" w:name="acknowledgment"/>
      <w:bookmarkEnd w:id="2315"/>
      <w:r w:rsidRPr="00A26112">
        <w:rPr>
          <w:lang w:val="en-GB"/>
          <w:rPrChange w:id="2316" w:author="Tim Challman" w:date="2019-03-09T09:55:00Z">
            <w:rPr/>
          </w:rPrChange>
        </w:rPr>
        <w:lastRenderedPageBreak/>
        <w:t>Acknowledgment</w:t>
      </w:r>
    </w:p>
    <w:p w14:paraId="0B0FE999" w14:textId="77777777" w:rsidR="0096095D" w:rsidRPr="00A26112" w:rsidRDefault="00CF708D">
      <w:pPr>
        <w:pStyle w:val="FirstParagraph"/>
        <w:rPr>
          <w:lang w:val="en-GB"/>
          <w:rPrChange w:id="2317" w:author="Tim Challman" w:date="2019-03-09T09:55:00Z">
            <w:rPr/>
          </w:rPrChange>
        </w:rPr>
      </w:pPr>
      <w:r w:rsidRPr="00A26112">
        <w:rPr>
          <w:lang w:val="en-GB"/>
          <w:rPrChange w:id="2318" w:author="Tim Challman" w:date="2019-03-09T09:55:00Z">
            <w:rPr/>
          </w:rPrChange>
        </w:rPr>
        <w:t xml:space="preserve">We are grateful to Inge Helland </w:t>
      </w:r>
      <w:del w:id="2319" w:author="Tim Challman" w:date="2019-03-09T08:29:00Z">
        <w:r w:rsidRPr="00A26112" w:rsidDel="00A60676">
          <w:rPr>
            <w:lang w:val="en-GB"/>
            <w:rPrChange w:id="2320" w:author="Tim Challman" w:date="2019-03-09T09:55:00Z">
              <w:rPr/>
            </w:rPrChange>
          </w:rPr>
          <w:delText xml:space="preserve">on </w:delText>
        </w:r>
      </w:del>
      <w:ins w:id="2321" w:author="Tim Challman" w:date="2019-03-09T08:29:00Z">
        <w:r w:rsidR="00A60676" w:rsidRPr="00A26112">
          <w:rPr>
            <w:lang w:val="en-GB"/>
            <w:rPrChange w:id="2322" w:author="Tim Challman" w:date="2019-03-09T09:55:00Z">
              <w:rPr/>
            </w:rPrChange>
          </w:rPr>
          <w:t xml:space="preserve">for </w:t>
        </w:r>
      </w:ins>
      <w:r w:rsidRPr="00A26112">
        <w:rPr>
          <w:lang w:val="en-GB"/>
          <w:rPrChange w:id="2323" w:author="Tim Challman" w:date="2019-03-09T09:55:00Z">
            <w:rPr/>
          </w:rPrChange>
        </w:rPr>
        <w:t>his input</w:t>
      </w:r>
      <w:del w:id="2324" w:author="Tim Challman" w:date="2019-03-09T08:29:00Z">
        <w:r w:rsidRPr="00A26112" w:rsidDel="00A60676">
          <w:rPr>
            <w:lang w:val="en-GB"/>
            <w:rPrChange w:id="2325" w:author="Tim Challman" w:date="2019-03-09T09:55:00Z">
              <w:rPr/>
            </w:rPrChange>
          </w:rPr>
          <w:delText>s</w:delText>
        </w:r>
      </w:del>
      <w:r w:rsidRPr="00A26112">
        <w:rPr>
          <w:lang w:val="en-GB"/>
          <w:rPrChange w:id="2326" w:author="Tim Challman" w:date="2019-03-09T09:55:00Z">
            <w:rPr/>
          </w:rPrChange>
        </w:rPr>
        <w:t xml:space="preserve"> </w:t>
      </w:r>
      <w:commentRangeStart w:id="2327"/>
      <w:r w:rsidRPr="00A26112">
        <w:rPr>
          <w:lang w:val="en-GB"/>
          <w:rPrChange w:id="2328" w:author="Tim Challman" w:date="2019-03-09T09:55:00Z">
            <w:rPr/>
          </w:rPrChange>
        </w:rPr>
        <w:t>on this paper throughout the period</w:t>
      </w:r>
      <w:commentRangeEnd w:id="2327"/>
      <w:r w:rsidR="00A60676" w:rsidRPr="00A26112">
        <w:rPr>
          <w:rStyle w:val="CommentReference"/>
          <w:lang w:val="en-GB"/>
          <w:rPrChange w:id="2329" w:author="Tim Challman" w:date="2019-03-09T09:55:00Z">
            <w:rPr>
              <w:rStyle w:val="CommentReference"/>
            </w:rPr>
          </w:rPrChange>
        </w:rPr>
        <w:commentReference w:id="2327"/>
      </w:r>
      <w:r w:rsidRPr="00A26112">
        <w:rPr>
          <w:lang w:val="en-GB"/>
          <w:rPrChange w:id="2330" w:author="Tim Challman" w:date="2019-03-09T09:55:00Z">
            <w:rPr/>
          </w:rPrChange>
        </w:rPr>
        <w:t xml:space="preserve">. His guidance on the envelope models and </w:t>
      </w:r>
      <w:ins w:id="2331" w:author="Tim Challman" w:date="2019-03-09T08:32:00Z">
        <w:r w:rsidR="00A60676" w:rsidRPr="00A26112">
          <w:rPr>
            <w:lang w:val="en-GB"/>
            <w:rPrChange w:id="2332" w:author="Tim Challman" w:date="2019-03-09T09:55:00Z">
              <w:rPr/>
            </w:rPrChange>
          </w:rPr>
          <w:t xml:space="preserve">his </w:t>
        </w:r>
      </w:ins>
      <w:r w:rsidRPr="00A26112">
        <w:rPr>
          <w:lang w:val="en-GB"/>
          <w:rPrChange w:id="2333" w:author="Tim Challman" w:date="2019-03-09T09:55:00Z">
            <w:rPr/>
          </w:rPrChange>
        </w:rPr>
        <w:t>review o</w:t>
      </w:r>
      <w:del w:id="2334" w:author="Tim Challman" w:date="2019-03-09T08:32:00Z">
        <w:r w:rsidRPr="00A26112" w:rsidDel="00A60676">
          <w:rPr>
            <w:lang w:val="en-GB"/>
            <w:rPrChange w:id="2335" w:author="Tim Challman" w:date="2019-03-09T09:55:00Z">
              <w:rPr/>
            </w:rPrChange>
          </w:rPr>
          <w:delText>n this</w:delText>
        </w:r>
      </w:del>
      <w:ins w:id="2336" w:author="Tim Challman" w:date="2019-03-09T08:32:00Z">
        <w:r w:rsidR="00A60676" w:rsidRPr="00A26112">
          <w:rPr>
            <w:lang w:val="en-GB"/>
            <w:rPrChange w:id="2337" w:author="Tim Challman" w:date="2019-03-09T09:55:00Z">
              <w:rPr/>
            </w:rPrChange>
          </w:rPr>
          <w:t>f the</w:t>
        </w:r>
      </w:ins>
      <w:r w:rsidRPr="00A26112">
        <w:rPr>
          <w:lang w:val="en-GB"/>
          <w:rPrChange w:id="2338" w:author="Tim Challman" w:date="2019-03-09T09:55:00Z">
            <w:rPr/>
          </w:rPrChange>
        </w:rPr>
        <w:t xml:space="preserve"> paper helped us </w:t>
      </w:r>
      <w:del w:id="2339" w:author="Tim Challman" w:date="2019-03-09T08:33:00Z">
        <w:r w:rsidRPr="00A26112" w:rsidDel="00A60676">
          <w:rPr>
            <w:lang w:val="en-GB"/>
            <w:rPrChange w:id="2340" w:author="Tim Challman" w:date="2019-03-09T09:55:00Z">
              <w:rPr/>
            </w:rPrChange>
          </w:rPr>
          <w:delText>to shape this paper extensively</w:delText>
        </w:r>
      </w:del>
      <w:ins w:id="2341" w:author="Tim Challman" w:date="2019-03-09T08:33:00Z">
        <w:r w:rsidR="00A60676" w:rsidRPr="00A26112">
          <w:rPr>
            <w:lang w:val="en-GB"/>
            <w:rPrChange w:id="2342" w:author="Tim Challman" w:date="2019-03-09T09:55:00Z">
              <w:rPr/>
            </w:rPrChange>
          </w:rPr>
          <w:t>greatly</w:t>
        </w:r>
      </w:ins>
      <w:r w:rsidRPr="00A26112">
        <w:rPr>
          <w:lang w:val="en-GB"/>
          <w:rPrChange w:id="2343" w:author="Tim Challman" w:date="2019-03-09T09:55:00Z">
            <w:rPr/>
          </w:rPrChange>
        </w:rPr>
        <w:t xml:space="preserve">. </w:t>
      </w:r>
      <w:del w:id="2344" w:author="Tim Challman" w:date="2019-03-09T08:33:00Z">
        <w:r w:rsidRPr="00A26112" w:rsidDel="00A60676">
          <w:rPr>
            <w:lang w:val="en-GB"/>
            <w:rPrChange w:id="2345" w:author="Tim Challman" w:date="2019-03-09T09:55:00Z">
              <w:rPr/>
            </w:rPrChange>
          </w:rPr>
          <w:delText>We would gratefully like to thank</w:delText>
        </w:r>
      </w:del>
      <w:ins w:id="2346" w:author="Tim Challman" w:date="2019-03-09T08:33:00Z">
        <w:r w:rsidR="00A60676" w:rsidRPr="00A26112">
          <w:rPr>
            <w:lang w:val="en-GB"/>
            <w:rPrChange w:id="2347" w:author="Tim Challman" w:date="2019-03-09T09:55:00Z">
              <w:rPr/>
            </w:rPrChange>
          </w:rPr>
          <w:t>Our gratitude also goes to</w:t>
        </w:r>
      </w:ins>
      <w:r w:rsidRPr="00A26112">
        <w:rPr>
          <w:lang w:val="en-GB"/>
          <w:rPrChange w:id="2348" w:author="Tim Challman" w:date="2019-03-09T09:55:00Z">
            <w:rPr/>
          </w:rPrChange>
        </w:rPr>
        <w:t xml:space="preserve"> Kristian Lillan, Ulf Indahl, Tormod Næs, Ingrid Måge and the team for providing the data for analysis.</w:t>
      </w:r>
    </w:p>
    <w:p w14:paraId="7C81539E" w14:textId="77777777" w:rsidR="00CE5B26" w:rsidRPr="00A26112" w:rsidRDefault="00CE5B26" w:rsidP="00CE5B26">
      <w:pPr>
        <w:pStyle w:val="Heading1"/>
        <w:rPr>
          <w:lang w:val="en-GB"/>
          <w:rPrChange w:id="2349" w:author="Tim Challman" w:date="2019-03-09T09:55:00Z">
            <w:rPr/>
          </w:rPrChange>
        </w:rPr>
      </w:pPr>
      <w:r w:rsidRPr="00A26112">
        <w:rPr>
          <w:lang w:val="en-GB"/>
          <w:rPrChange w:id="2350" w:author="Tim Challman" w:date="2019-03-09T09:55:00Z">
            <w:rPr/>
          </w:rPrChange>
        </w:rPr>
        <w:t>References</w:t>
      </w:r>
    </w:p>
    <w:p w14:paraId="0871C7B8" w14:textId="77777777" w:rsidR="0096095D" w:rsidRPr="00A26112" w:rsidRDefault="00CF708D">
      <w:pPr>
        <w:pStyle w:val="BodyText"/>
        <w:rPr>
          <w:lang w:val="en-GB"/>
          <w:rPrChange w:id="2351" w:author="Tim Challman" w:date="2019-03-09T09:55:00Z">
            <w:rPr/>
          </w:rPrChange>
        </w:rPr>
      </w:pPr>
      <w:r w:rsidRPr="00A26112">
        <w:rPr>
          <w:lang w:val="en-GB"/>
          <w:rPrChange w:id="2352" w:author="Tim Challman" w:date="2019-03-09T09:55:00Z">
            <w:rPr/>
          </w:rPrChange>
        </w:rPr>
        <w:t xml:space="preserve">Almøy, Trygve. 1996. “A simulation study on comparison of prediction methods when only a few components are relevant.” </w:t>
      </w:r>
      <w:r w:rsidRPr="00A26112">
        <w:rPr>
          <w:i/>
          <w:lang w:val="en-GB"/>
          <w:rPrChange w:id="2353" w:author="Tim Challman" w:date="2019-03-09T09:55:00Z">
            <w:rPr>
              <w:i/>
            </w:rPr>
          </w:rPrChange>
        </w:rPr>
        <w:t>Computational Statistics &amp; Data Analysis</w:t>
      </w:r>
      <w:r w:rsidRPr="00A26112">
        <w:rPr>
          <w:lang w:val="en-GB"/>
          <w:rPrChange w:id="2354" w:author="Tim Challman" w:date="2019-03-09T09:55:00Z">
            <w:rPr/>
          </w:rPrChange>
        </w:rPr>
        <w:t xml:space="preserve"> 21 (1). Elsevier {BV}: 87–107. doi:</w:t>
      </w:r>
      <w:r w:rsidR="00A52EAC" w:rsidRPr="00A26112">
        <w:rPr>
          <w:lang w:val="en-GB"/>
          <w:rPrChange w:id="2355" w:author="Tim Challman" w:date="2019-03-09T09:55:00Z">
            <w:rPr/>
          </w:rPrChange>
        </w:rPr>
        <w:fldChar w:fldCharType="begin"/>
      </w:r>
      <w:r w:rsidR="00A52EAC" w:rsidRPr="00A26112">
        <w:rPr>
          <w:lang w:val="en-GB"/>
          <w:rPrChange w:id="2356" w:author="Tim Challman" w:date="2019-03-09T09:55:00Z">
            <w:rPr/>
          </w:rPrChange>
        </w:rPr>
        <w:instrText xml:space="preserve"> HYPERLINK "https://doi.org/10.1016/0167-9473(95)00006-2" \h </w:instrText>
      </w:r>
      <w:r w:rsidR="00A52EAC" w:rsidRPr="00A26112">
        <w:rPr>
          <w:lang w:val="en-GB"/>
          <w:rPrChange w:id="2357" w:author="Tim Challman" w:date="2019-03-09T09:55:00Z">
            <w:rPr>
              <w:rStyle w:val="Hyperlink"/>
            </w:rPr>
          </w:rPrChange>
        </w:rPr>
        <w:fldChar w:fldCharType="separate"/>
      </w:r>
      <w:r w:rsidRPr="00A26112">
        <w:rPr>
          <w:rStyle w:val="Hyperlink"/>
          <w:lang w:val="en-GB"/>
          <w:rPrChange w:id="2358" w:author="Tim Challman" w:date="2019-03-09T09:55:00Z">
            <w:rPr>
              <w:rStyle w:val="Hyperlink"/>
            </w:rPr>
          </w:rPrChange>
        </w:rPr>
        <w:t>10.1016/0167-9473(95)00006-2</w:t>
      </w:r>
      <w:r w:rsidR="00A52EAC" w:rsidRPr="00A26112">
        <w:rPr>
          <w:rStyle w:val="Hyperlink"/>
          <w:lang w:val="en-GB"/>
          <w:rPrChange w:id="2359" w:author="Tim Challman" w:date="2019-03-09T09:55:00Z">
            <w:rPr>
              <w:rStyle w:val="Hyperlink"/>
            </w:rPr>
          </w:rPrChange>
        </w:rPr>
        <w:fldChar w:fldCharType="end"/>
      </w:r>
      <w:r w:rsidRPr="00A26112">
        <w:rPr>
          <w:lang w:val="en-GB"/>
          <w:rPrChange w:id="2360" w:author="Tim Challman" w:date="2019-03-09T09:55:00Z">
            <w:rPr/>
          </w:rPrChange>
        </w:rPr>
        <w:t>.</w:t>
      </w:r>
    </w:p>
    <w:p w14:paraId="10077FF0" w14:textId="77777777" w:rsidR="0096095D" w:rsidRPr="00A26112" w:rsidRDefault="00CF708D">
      <w:pPr>
        <w:pStyle w:val="BodyText"/>
        <w:rPr>
          <w:lang w:val="en-GB"/>
          <w:rPrChange w:id="2361" w:author="Tim Challman" w:date="2019-03-09T09:55:00Z">
            <w:rPr/>
          </w:rPrChange>
        </w:rPr>
      </w:pPr>
      <w:r w:rsidRPr="00A26112">
        <w:rPr>
          <w:lang w:val="en-GB"/>
          <w:rPrChange w:id="2362" w:author="Tim Challman" w:date="2019-03-09T09:55:00Z">
            <w:rPr/>
          </w:rPrChange>
        </w:rPr>
        <w:t xml:space="preserve">Chang, Winston, Joe Cheng, JJ Allaire, Yihui Xie, and Jonathan McPherson. 2018. </w:t>
      </w:r>
      <w:r w:rsidRPr="00A26112">
        <w:rPr>
          <w:i/>
          <w:lang w:val="en-GB"/>
          <w:rPrChange w:id="2363" w:author="Tim Challman" w:date="2019-03-09T09:55:00Z">
            <w:rPr>
              <w:i/>
            </w:rPr>
          </w:rPrChange>
        </w:rPr>
        <w:t>Shiny: Web Application Framework for R</w:t>
      </w:r>
      <w:r w:rsidRPr="00A26112">
        <w:rPr>
          <w:lang w:val="en-GB"/>
          <w:rPrChange w:id="2364" w:author="Tim Challman" w:date="2019-03-09T09:55:00Z">
            <w:rPr/>
          </w:rPrChange>
        </w:rPr>
        <w:t xml:space="preserve">. </w:t>
      </w:r>
      <w:r w:rsidR="00A52EAC" w:rsidRPr="00A26112">
        <w:rPr>
          <w:lang w:val="en-GB"/>
          <w:rPrChange w:id="2365" w:author="Tim Challman" w:date="2019-03-09T09:55:00Z">
            <w:rPr/>
          </w:rPrChange>
        </w:rPr>
        <w:fldChar w:fldCharType="begin"/>
      </w:r>
      <w:r w:rsidR="00A52EAC" w:rsidRPr="00A26112">
        <w:rPr>
          <w:lang w:val="en-GB"/>
          <w:rPrChange w:id="2366" w:author="Tim Challman" w:date="2019-03-09T09:55:00Z">
            <w:rPr/>
          </w:rPrChange>
        </w:rPr>
        <w:instrText xml:space="preserve"> HYPERLINK "https://CRAN.R-project.org/package=shiny" \h </w:instrText>
      </w:r>
      <w:r w:rsidR="00A52EAC" w:rsidRPr="00A26112">
        <w:rPr>
          <w:lang w:val="en-GB"/>
          <w:rPrChange w:id="2367" w:author="Tim Challman" w:date="2019-03-09T09:55:00Z">
            <w:rPr>
              <w:rStyle w:val="Hyperlink"/>
            </w:rPr>
          </w:rPrChange>
        </w:rPr>
        <w:fldChar w:fldCharType="separate"/>
      </w:r>
      <w:r w:rsidRPr="00A26112">
        <w:rPr>
          <w:rStyle w:val="Hyperlink"/>
          <w:lang w:val="en-GB"/>
          <w:rPrChange w:id="2368" w:author="Tim Challman" w:date="2019-03-09T09:55:00Z">
            <w:rPr>
              <w:rStyle w:val="Hyperlink"/>
            </w:rPr>
          </w:rPrChange>
        </w:rPr>
        <w:t>https://CRAN.R-project.org/package=shiny</w:t>
      </w:r>
      <w:r w:rsidR="00A52EAC" w:rsidRPr="00A26112">
        <w:rPr>
          <w:rStyle w:val="Hyperlink"/>
          <w:lang w:val="en-GB"/>
          <w:rPrChange w:id="2369" w:author="Tim Challman" w:date="2019-03-09T09:55:00Z">
            <w:rPr>
              <w:rStyle w:val="Hyperlink"/>
            </w:rPr>
          </w:rPrChange>
        </w:rPr>
        <w:fldChar w:fldCharType="end"/>
      </w:r>
      <w:r w:rsidRPr="00A26112">
        <w:rPr>
          <w:lang w:val="en-GB"/>
          <w:rPrChange w:id="2370" w:author="Tim Challman" w:date="2019-03-09T09:55:00Z">
            <w:rPr/>
          </w:rPrChange>
        </w:rPr>
        <w:t>.</w:t>
      </w:r>
    </w:p>
    <w:p w14:paraId="0AC3E678" w14:textId="77777777" w:rsidR="0096095D" w:rsidRPr="00A26112" w:rsidRDefault="00CF708D">
      <w:pPr>
        <w:pStyle w:val="BodyText"/>
        <w:rPr>
          <w:lang w:val="en-GB"/>
          <w:rPrChange w:id="2371" w:author="Tim Challman" w:date="2019-03-09T09:55:00Z">
            <w:rPr/>
          </w:rPrChange>
        </w:rPr>
      </w:pPr>
      <w:r w:rsidRPr="00A26112">
        <w:rPr>
          <w:lang w:val="en-GB"/>
          <w:rPrChange w:id="2372" w:author="Tim Challman" w:date="2019-03-09T09:55:00Z">
            <w:rPr/>
          </w:rPrChange>
        </w:rPr>
        <w:t xml:space="preserve">Cook, R Dennis, Bing Li, and Francesca Chiaromonte. 2010. “Envelope Models for Parsimonious and Efficient Multivariate Linear Regression.” </w:t>
      </w:r>
      <w:r w:rsidRPr="00A26112">
        <w:rPr>
          <w:i/>
          <w:lang w:val="en-GB"/>
          <w:rPrChange w:id="2373" w:author="Tim Challman" w:date="2019-03-09T09:55:00Z">
            <w:rPr>
              <w:i/>
            </w:rPr>
          </w:rPrChange>
        </w:rPr>
        <w:t>Statistica Sinica</w:t>
      </w:r>
      <w:r w:rsidRPr="00A26112">
        <w:rPr>
          <w:lang w:val="en-GB"/>
          <w:rPrChange w:id="2374" w:author="Tim Challman" w:date="2019-03-09T09:55:00Z">
            <w:rPr/>
          </w:rPrChange>
        </w:rPr>
        <w:t xml:space="preserve"> 20 (3). JSTOR: 927–1010.</w:t>
      </w:r>
    </w:p>
    <w:p w14:paraId="186D39A0" w14:textId="77777777" w:rsidR="0096095D" w:rsidRPr="00A26112" w:rsidRDefault="00CF708D">
      <w:pPr>
        <w:pStyle w:val="BodyText"/>
        <w:rPr>
          <w:lang w:val="en-GB"/>
          <w:rPrChange w:id="2375" w:author="Tim Challman" w:date="2019-03-09T09:55:00Z">
            <w:rPr/>
          </w:rPrChange>
        </w:rPr>
      </w:pPr>
      <w:r w:rsidRPr="00A26112">
        <w:rPr>
          <w:lang w:val="en-GB"/>
          <w:rPrChange w:id="2376" w:author="Tim Challman" w:date="2019-03-09T09:55:00Z">
            <w:rPr/>
          </w:rPrChange>
        </w:rPr>
        <w:t xml:space="preserve">Cook, R. D., I. S. Helland, and Z. Su. 2013. “Envelopes and partial least squares regression.” </w:t>
      </w:r>
      <w:r w:rsidRPr="00A26112">
        <w:rPr>
          <w:i/>
          <w:lang w:val="en-GB"/>
          <w:rPrChange w:id="2377" w:author="Tim Challman" w:date="2019-03-09T09:55:00Z">
            <w:rPr>
              <w:i/>
            </w:rPr>
          </w:rPrChange>
        </w:rPr>
        <w:t>Journal of the Royal Statistical Society. Series B: Statistical Methodology</w:t>
      </w:r>
      <w:r w:rsidRPr="00A26112">
        <w:rPr>
          <w:lang w:val="en-GB"/>
          <w:rPrChange w:id="2378" w:author="Tim Challman" w:date="2019-03-09T09:55:00Z">
            <w:rPr/>
          </w:rPrChange>
        </w:rPr>
        <w:t xml:space="preserve"> 75 (5). Wiley Online Library: 851–77. doi:</w:t>
      </w:r>
      <w:r w:rsidR="00A52EAC" w:rsidRPr="00A26112">
        <w:rPr>
          <w:lang w:val="en-GB"/>
          <w:rPrChange w:id="2379" w:author="Tim Challman" w:date="2019-03-09T09:55:00Z">
            <w:rPr/>
          </w:rPrChange>
        </w:rPr>
        <w:fldChar w:fldCharType="begin"/>
      </w:r>
      <w:r w:rsidR="00A52EAC" w:rsidRPr="00A26112">
        <w:rPr>
          <w:lang w:val="en-GB"/>
          <w:rPrChange w:id="2380" w:author="Tim Challman" w:date="2019-03-09T09:55:00Z">
            <w:rPr/>
          </w:rPrChange>
        </w:rPr>
        <w:instrText xml:space="preserve"> HYPERLINK "https://doi.org/10.1111/rssb.12018" \h </w:instrText>
      </w:r>
      <w:r w:rsidR="00A52EAC" w:rsidRPr="00A26112">
        <w:rPr>
          <w:lang w:val="en-GB"/>
          <w:rPrChange w:id="2381" w:author="Tim Challman" w:date="2019-03-09T09:55:00Z">
            <w:rPr>
              <w:rStyle w:val="Hyperlink"/>
            </w:rPr>
          </w:rPrChange>
        </w:rPr>
        <w:fldChar w:fldCharType="separate"/>
      </w:r>
      <w:r w:rsidRPr="00A26112">
        <w:rPr>
          <w:rStyle w:val="Hyperlink"/>
          <w:lang w:val="en-GB"/>
          <w:rPrChange w:id="2382" w:author="Tim Challman" w:date="2019-03-09T09:55:00Z">
            <w:rPr>
              <w:rStyle w:val="Hyperlink"/>
            </w:rPr>
          </w:rPrChange>
        </w:rPr>
        <w:t>10.1111/rssb.12018</w:t>
      </w:r>
      <w:r w:rsidR="00A52EAC" w:rsidRPr="00A26112">
        <w:rPr>
          <w:rStyle w:val="Hyperlink"/>
          <w:lang w:val="en-GB"/>
          <w:rPrChange w:id="2383" w:author="Tim Challman" w:date="2019-03-09T09:55:00Z">
            <w:rPr>
              <w:rStyle w:val="Hyperlink"/>
            </w:rPr>
          </w:rPrChange>
        </w:rPr>
        <w:fldChar w:fldCharType="end"/>
      </w:r>
      <w:r w:rsidRPr="00A26112">
        <w:rPr>
          <w:lang w:val="en-GB"/>
          <w:rPrChange w:id="2384" w:author="Tim Challman" w:date="2019-03-09T09:55:00Z">
            <w:rPr/>
          </w:rPrChange>
        </w:rPr>
        <w:t>.</w:t>
      </w:r>
    </w:p>
    <w:p w14:paraId="31487329" w14:textId="77777777" w:rsidR="0096095D" w:rsidRPr="00A26112" w:rsidRDefault="00CF708D">
      <w:pPr>
        <w:pStyle w:val="BodyText"/>
        <w:rPr>
          <w:lang w:val="en-GB"/>
          <w:rPrChange w:id="2385" w:author="Tim Challman" w:date="2019-03-09T09:55:00Z">
            <w:rPr/>
          </w:rPrChange>
        </w:rPr>
      </w:pPr>
      <w:r w:rsidRPr="00A26112">
        <w:rPr>
          <w:lang w:val="en-GB"/>
          <w:rPrChange w:id="2386" w:author="Tim Challman" w:date="2019-03-09T09:55:00Z">
            <w:rPr/>
          </w:rPrChange>
        </w:rPr>
        <w:t xml:space="preserve">Cook, R. Dennis. 2018. </w:t>
      </w:r>
      <w:r w:rsidRPr="00A26112">
        <w:rPr>
          <w:i/>
          <w:lang w:val="en-GB"/>
          <w:rPrChange w:id="2387" w:author="Tim Challman" w:date="2019-03-09T09:55:00Z">
            <w:rPr>
              <w:i/>
            </w:rPr>
          </w:rPrChange>
        </w:rPr>
        <w:t>An introduction to envelopes : dimension reduction for efficient estimation in multivariate statistics</w:t>
      </w:r>
      <w:r w:rsidRPr="00A26112">
        <w:rPr>
          <w:lang w:val="en-GB"/>
          <w:rPrChange w:id="2388" w:author="Tim Challman" w:date="2019-03-09T09:55:00Z">
            <w:rPr/>
          </w:rPrChange>
        </w:rPr>
        <w:t>. 1st ed. Hoboken, NJ : John Wiley &amp; Sons, 2018.</w:t>
      </w:r>
    </w:p>
    <w:p w14:paraId="4376C309" w14:textId="77777777" w:rsidR="0096095D" w:rsidRPr="00A26112" w:rsidRDefault="00CF708D">
      <w:pPr>
        <w:pStyle w:val="BodyText"/>
        <w:rPr>
          <w:lang w:val="en-GB"/>
          <w:rPrChange w:id="2389" w:author="Tim Challman" w:date="2019-03-09T09:55:00Z">
            <w:rPr/>
          </w:rPrChange>
        </w:rPr>
      </w:pPr>
      <w:r w:rsidRPr="00A26112">
        <w:rPr>
          <w:lang w:val="en-GB"/>
          <w:rPrChange w:id="2390" w:author="Tim Challman" w:date="2019-03-09T09:55:00Z">
            <w:rPr/>
          </w:rPrChange>
        </w:rPr>
        <w:t xml:space="preserve">Cook, R. Dennis, and Xin Zhang. 2015. “Simultaneous envelopes for multivariate linear regression.” </w:t>
      </w:r>
      <w:r w:rsidRPr="00A26112">
        <w:rPr>
          <w:i/>
          <w:lang w:val="en-GB"/>
          <w:rPrChange w:id="2391" w:author="Tim Challman" w:date="2019-03-09T09:55:00Z">
            <w:rPr>
              <w:i/>
            </w:rPr>
          </w:rPrChange>
        </w:rPr>
        <w:t>Technometrics</w:t>
      </w:r>
      <w:r w:rsidRPr="00A26112">
        <w:rPr>
          <w:lang w:val="en-GB"/>
          <w:rPrChange w:id="2392" w:author="Tim Challman" w:date="2019-03-09T09:55:00Z">
            <w:rPr/>
          </w:rPrChange>
        </w:rPr>
        <w:t xml:space="preserve"> 57 (1). Taylor &amp; Francis: 11–25. doi:</w:t>
      </w:r>
      <w:r w:rsidR="00A52EAC" w:rsidRPr="00A26112">
        <w:rPr>
          <w:lang w:val="en-GB"/>
          <w:rPrChange w:id="2393" w:author="Tim Challman" w:date="2019-03-09T09:55:00Z">
            <w:rPr/>
          </w:rPrChange>
        </w:rPr>
        <w:fldChar w:fldCharType="begin"/>
      </w:r>
      <w:r w:rsidR="00A52EAC" w:rsidRPr="00A26112">
        <w:rPr>
          <w:lang w:val="en-GB"/>
          <w:rPrChange w:id="2394" w:author="Tim Challman" w:date="2019-03-09T09:55:00Z">
            <w:rPr/>
          </w:rPrChange>
        </w:rPr>
        <w:instrText xml:space="preserve"> HYPERLINK "https://doi.org/10.1080/00401706.2013.872700" \h </w:instrText>
      </w:r>
      <w:r w:rsidR="00A52EAC" w:rsidRPr="00A26112">
        <w:rPr>
          <w:lang w:val="en-GB"/>
          <w:rPrChange w:id="2395" w:author="Tim Challman" w:date="2019-03-09T09:55:00Z">
            <w:rPr>
              <w:rStyle w:val="Hyperlink"/>
            </w:rPr>
          </w:rPrChange>
        </w:rPr>
        <w:fldChar w:fldCharType="separate"/>
      </w:r>
      <w:r w:rsidRPr="00A26112">
        <w:rPr>
          <w:rStyle w:val="Hyperlink"/>
          <w:lang w:val="en-GB"/>
          <w:rPrChange w:id="2396" w:author="Tim Challman" w:date="2019-03-09T09:55:00Z">
            <w:rPr>
              <w:rStyle w:val="Hyperlink"/>
            </w:rPr>
          </w:rPrChange>
        </w:rPr>
        <w:t>10.1080/00401706.2013.872700</w:t>
      </w:r>
      <w:r w:rsidR="00A52EAC" w:rsidRPr="00A26112">
        <w:rPr>
          <w:rStyle w:val="Hyperlink"/>
          <w:lang w:val="en-GB"/>
          <w:rPrChange w:id="2397" w:author="Tim Challman" w:date="2019-03-09T09:55:00Z">
            <w:rPr>
              <w:rStyle w:val="Hyperlink"/>
            </w:rPr>
          </w:rPrChange>
        </w:rPr>
        <w:fldChar w:fldCharType="end"/>
      </w:r>
      <w:r w:rsidRPr="00A26112">
        <w:rPr>
          <w:lang w:val="en-GB"/>
          <w:rPrChange w:id="2398" w:author="Tim Challman" w:date="2019-03-09T09:55:00Z">
            <w:rPr/>
          </w:rPrChange>
        </w:rPr>
        <w:t>.</w:t>
      </w:r>
    </w:p>
    <w:p w14:paraId="3E2513A0" w14:textId="77777777" w:rsidR="0096095D" w:rsidRPr="00A26112" w:rsidRDefault="00CF708D">
      <w:pPr>
        <w:pStyle w:val="BodyText"/>
        <w:rPr>
          <w:lang w:val="en-GB"/>
          <w:rPrChange w:id="2399" w:author="Tim Challman" w:date="2019-03-09T09:55:00Z">
            <w:rPr/>
          </w:rPrChange>
        </w:rPr>
      </w:pPr>
      <w:r w:rsidRPr="00A26112">
        <w:rPr>
          <w:lang w:val="en-GB"/>
          <w:rPrChange w:id="2400" w:author="Tim Challman" w:date="2019-03-09T09:55:00Z">
            <w:rPr/>
          </w:rPrChange>
        </w:rPr>
        <w:t xml:space="preserve">———. 2016. “Algorithms for Envelope Estimation.” </w:t>
      </w:r>
      <w:r w:rsidRPr="00A26112">
        <w:rPr>
          <w:i/>
          <w:lang w:val="en-GB"/>
          <w:rPrChange w:id="2401" w:author="Tim Challman" w:date="2019-03-09T09:55:00Z">
            <w:rPr>
              <w:i/>
            </w:rPr>
          </w:rPrChange>
        </w:rPr>
        <w:t>Journal of Computational and Graphical Statistics</w:t>
      </w:r>
      <w:r w:rsidRPr="00A26112">
        <w:rPr>
          <w:lang w:val="en-GB"/>
          <w:rPrChange w:id="2402" w:author="Tim Challman" w:date="2019-03-09T09:55:00Z">
            <w:rPr/>
          </w:rPrChange>
        </w:rPr>
        <w:t xml:space="preserve"> 25 (1). Taylor &amp; Francis: 284–300. doi:</w:t>
      </w:r>
      <w:r w:rsidR="00A52EAC" w:rsidRPr="00A26112">
        <w:rPr>
          <w:lang w:val="en-GB"/>
          <w:rPrChange w:id="2403" w:author="Tim Challman" w:date="2019-03-09T09:55:00Z">
            <w:rPr/>
          </w:rPrChange>
        </w:rPr>
        <w:fldChar w:fldCharType="begin"/>
      </w:r>
      <w:r w:rsidR="00A52EAC" w:rsidRPr="00A26112">
        <w:rPr>
          <w:lang w:val="en-GB"/>
          <w:rPrChange w:id="2404" w:author="Tim Challman" w:date="2019-03-09T09:55:00Z">
            <w:rPr/>
          </w:rPrChange>
        </w:rPr>
        <w:instrText xml:space="preserve"> HYPERLINK "https://doi.org/10.1080/10618600.2015.1029577" \h </w:instrText>
      </w:r>
      <w:r w:rsidR="00A52EAC" w:rsidRPr="00A26112">
        <w:rPr>
          <w:lang w:val="en-GB"/>
          <w:rPrChange w:id="2405" w:author="Tim Challman" w:date="2019-03-09T09:55:00Z">
            <w:rPr>
              <w:rStyle w:val="Hyperlink"/>
            </w:rPr>
          </w:rPrChange>
        </w:rPr>
        <w:fldChar w:fldCharType="separate"/>
      </w:r>
      <w:r w:rsidRPr="00A26112">
        <w:rPr>
          <w:rStyle w:val="Hyperlink"/>
          <w:lang w:val="en-GB"/>
          <w:rPrChange w:id="2406" w:author="Tim Challman" w:date="2019-03-09T09:55:00Z">
            <w:rPr>
              <w:rStyle w:val="Hyperlink"/>
            </w:rPr>
          </w:rPrChange>
        </w:rPr>
        <w:t>10.1080/10618600.2015.1029577</w:t>
      </w:r>
      <w:r w:rsidR="00A52EAC" w:rsidRPr="00A26112">
        <w:rPr>
          <w:rStyle w:val="Hyperlink"/>
          <w:lang w:val="en-GB"/>
          <w:rPrChange w:id="2407" w:author="Tim Challman" w:date="2019-03-09T09:55:00Z">
            <w:rPr>
              <w:rStyle w:val="Hyperlink"/>
            </w:rPr>
          </w:rPrChange>
        </w:rPr>
        <w:fldChar w:fldCharType="end"/>
      </w:r>
      <w:r w:rsidRPr="00A26112">
        <w:rPr>
          <w:lang w:val="en-GB"/>
          <w:rPrChange w:id="2408" w:author="Tim Challman" w:date="2019-03-09T09:55:00Z">
            <w:rPr/>
          </w:rPrChange>
        </w:rPr>
        <w:t>.</w:t>
      </w:r>
    </w:p>
    <w:p w14:paraId="2F6EB56C" w14:textId="77777777" w:rsidR="0096095D" w:rsidRPr="00A26112" w:rsidRDefault="00CF708D">
      <w:pPr>
        <w:pStyle w:val="BodyText"/>
        <w:rPr>
          <w:lang w:val="en-GB"/>
          <w:rPrChange w:id="2409" w:author="Tim Challman" w:date="2019-03-09T09:55:00Z">
            <w:rPr/>
          </w:rPrChange>
        </w:rPr>
      </w:pPr>
      <w:r w:rsidRPr="00A26112">
        <w:rPr>
          <w:lang w:val="en-GB"/>
          <w:rPrChange w:id="2410" w:author="Tim Challman" w:date="2019-03-09T09:55:00Z">
            <w:rPr/>
          </w:rPrChange>
        </w:rPr>
        <w:t xml:space="preserve">Cook, R. Dennis, Bing Li, and Francesca Chiaromonte. 2007. “Dimension reduction in regression without matrix inversion.” </w:t>
      </w:r>
      <w:r w:rsidRPr="00A26112">
        <w:rPr>
          <w:i/>
          <w:lang w:val="en-GB"/>
          <w:rPrChange w:id="2411" w:author="Tim Challman" w:date="2019-03-09T09:55:00Z">
            <w:rPr>
              <w:i/>
            </w:rPr>
          </w:rPrChange>
        </w:rPr>
        <w:t>Biometrika</w:t>
      </w:r>
      <w:r w:rsidRPr="00A26112">
        <w:rPr>
          <w:lang w:val="en-GB"/>
          <w:rPrChange w:id="2412" w:author="Tim Challman" w:date="2019-03-09T09:55:00Z">
            <w:rPr/>
          </w:rPrChange>
        </w:rPr>
        <w:t xml:space="preserve"> 94 (3): 569–84. doi:</w:t>
      </w:r>
      <w:r w:rsidR="00A52EAC" w:rsidRPr="00A26112">
        <w:rPr>
          <w:lang w:val="en-GB"/>
          <w:rPrChange w:id="2413" w:author="Tim Challman" w:date="2019-03-09T09:55:00Z">
            <w:rPr/>
          </w:rPrChange>
        </w:rPr>
        <w:fldChar w:fldCharType="begin"/>
      </w:r>
      <w:r w:rsidR="00A52EAC" w:rsidRPr="00A26112">
        <w:rPr>
          <w:lang w:val="en-GB"/>
          <w:rPrChange w:id="2414" w:author="Tim Challman" w:date="2019-03-09T09:55:00Z">
            <w:rPr/>
          </w:rPrChange>
        </w:rPr>
        <w:instrText xml:space="preserve"> HYPERLINK "https://doi.org/10.1093/biomet/asm038" \h </w:instrText>
      </w:r>
      <w:r w:rsidR="00A52EAC" w:rsidRPr="00A26112">
        <w:rPr>
          <w:lang w:val="en-GB"/>
          <w:rPrChange w:id="2415" w:author="Tim Challman" w:date="2019-03-09T09:55:00Z">
            <w:rPr>
              <w:rStyle w:val="Hyperlink"/>
            </w:rPr>
          </w:rPrChange>
        </w:rPr>
        <w:fldChar w:fldCharType="separate"/>
      </w:r>
      <w:r w:rsidRPr="00A26112">
        <w:rPr>
          <w:rStyle w:val="Hyperlink"/>
          <w:lang w:val="en-GB"/>
          <w:rPrChange w:id="2416" w:author="Tim Challman" w:date="2019-03-09T09:55:00Z">
            <w:rPr>
              <w:rStyle w:val="Hyperlink"/>
            </w:rPr>
          </w:rPrChange>
        </w:rPr>
        <w:t>10.1093/biomet/asm038</w:t>
      </w:r>
      <w:r w:rsidR="00A52EAC" w:rsidRPr="00A26112">
        <w:rPr>
          <w:rStyle w:val="Hyperlink"/>
          <w:lang w:val="en-GB"/>
          <w:rPrChange w:id="2417" w:author="Tim Challman" w:date="2019-03-09T09:55:00Z">
            <w:rPr>
              <w:rStyle w:val="Hyperlink"/>
            </w:rPr>
          </w:rPrChange>
        </w:rPr>
        <w:fldChar w:fldCharType="end"/>
      </w:r>
      <w:r w:rsidRPr="00A26112">
        <w:rPr>
          <w:lang w:val="en-GB"/>
          <w:rPrChange w:id="2418" w:author="Tim Challman" w:date="2019-03-09T09:55:00Z">
            <w:rPr/>
          </w:rPrChange>
        </w:rPr>
        <w:t>.</w:t>
      </w:r>
    </w:p>
    <w:p w14:paraId="4532B0F9" w14:textId="77777777" w:rsidR="0096095D" w:rsidRPr="00A26112" w:rsidRDefault="00CF708D">
      <w:pPr>
        <w:pStyle w:val="BodyText"/>
        <w:rPr>
          <w:lang w:val="en-GB"/>
          <w:rPrChange w:id="2419" w:author="Tim Challman" w:date="2019-03-09T09:55:00Z">
            <w:rPr/>
          </w:rPrChange>
        </w:rPr>
      </w:pPr>
      <w:r w:rsidRPr="00A26112">
        <w:rPr>
          <w:lang w:val="en-GB"/>
          <w:rPrChange w:id="2420" w:author="Tim Challman" w:date="2019-03-09T09:55:00Z">
            <w:rPr/>
          </w:rPrChange>
        </w:rPr>
        <w:t xml:space="preserve">Helland, Inge S. 1990. “Partial least squares regression and statistical models.” </w:t>
      </w:r>
      <w:r w:rsidRPr="00A26112">
        <w:rPr>
          <w:i/>
          <w:lang w:val="en-GB"/>
          <w:rPrChange w:id="2421" w:author="Tim Challman" w:date="2019-03-09T09:55:00Z">
            <w:rPr>
              <w:i/>
            </w:rPr>
          </w:rPrChange>
        </w:rPr>
        <w:t>Scandinavian Journal of Statistics</w:t>
      </w:r>
      <w:r w:rsidRPr="00A26112">
        <w:rPr>
          <w:lang w:val="en-GB"/>
          <w:rPrChange w:id="2422" w:author="Tim Challman" w:date="2019-03-09T09:55:00Z">
            <w:rPr/>
          </w:rPrChange>
        </w:rPr>
        <w:t xml:space="preserve"> 17 (2). JSTOR: 97–114. doi:</w:t>
      </w:r>
      <w:r w:rsidR="00A52EAC" w:rsidRPr="00A26112">
        <w:rPr>
          <w:lang w:val="en-GB"/>
          <w:rPrChange w:id="2423" w:author="Tim Challman" w:date="2019-03-09T09:55:00Z">
            <w:rPr/>
          </w:rPrChange>
        </w:rPr>
        <w:fldChar w:fldCharType="begin"/>
      </w:r>
      <w:r w:rsidR="00A52EAC" w:rsidRPr="00A26112">
        <w:rPr>
          <w:lang w:val="en-GB"/>
          <w:rPrChange w:id="2424" w:author="Tim Challman" w:date="2019-03-09T09:55:00Z">
            <w:rPr/>
          </w:rPrChange>
        </w:rPr>
        <w:instrText xml:space="preserve"> HYPERLINK "https://doi.org/10.2307/4616159" \h </w:instrText>
      </w:r>
      <w:r w:rsidR="00A52EAC" w:rsidRPr="00A26112">
        <w:rPr>
          <w:lang w:val="en-GB"/>
          <w:rPrChange w:id="2425" w:author="Tim Challman" w:date="2019-03-09T09:55:00Z">
            <w:rPr>
              <w:rStyle w:val="Hyperlink"/>
            </w:rPr>
          </w:rPrChange>
        </w:rPr>
        <w:fldChar w:fldCharType="separate"/>
      </w:r>
      <w:r w:rsidRPr="00A26112">
        <w:rPr>
          <w:rStyle w:val="Hyperlink"/>
          <w:lang w:val="en-GB"/>
          <w:rPrChange w:id="2426" w:author="Tim Challman" w:date="2019-03-09T09:55:00Z">
            <w:rPr>
              <w:rStyle w:val="Hyperlink"/>
            </w:rPr>
          </w:rPrChange>
        </w:rPr>
        <w:t>10.2307/4616159</w:t>
      </w:r>
      <w:r w:rsidR="00A52EAC" w:rsidRPr="00A26112">
        <w:rPr>
          <w:rStyle w:val="Hyperlink"/>
          <w:lang w:val="en-GB"/>
          <w:rPrChange w:id="2427" w:author="Tim Challman" w:date="2019-03-09T09:55:00Z">
            <w:rPr>
              <w:rStyle w:val="Hyperlink"/>
            </w:rPr>
          </w:rPrChange>
        </w:rPr>
        <w:fldChar w:fldCharType="end"/>
      </w:r>
      <w:r w:rsidRPr="00A26112">
        <w:rPr>
          <w:lang w:val="en-GB"/>
          <w:rPrChange w:id="2428" w:author="Tim Challman" w:date="2019-03-09T09:55:00Z">
            <w:rPr/>
          </w:rPrChange>
        </w:rPr>
        <w:t>.</w:t>
      </w:r>
    </w:p>
    <w:p w14:paraId="44BC17E6" w14:textId="77777777" w:rsidR="0096095D" w:rsidRPr="00A26112" w:rsidRDefault="00CF708D">
      <w:pPr>
        <w:pStyle w:val="BodyText"/>
        <w:rPr>
          <w:lang w:val="en-GB"/>
          <w:rPrChange w:id="2429" w:author="Tim Challman" w:date="2019-03-09T09:55:00Z">
            <w:rPr/>
          </w:rPrChange>
        </w:rPr>
      </w:pPr>
      <w:r w:rsidRPr="00A26112">
        <w:rPr>
          <w:lang w:val="en-GB"/>
          <w:rPrChange w:id="2430" w:author="Tim Challman" w:date="2019-03-09T09:55:00Z">
            <w:rPr/>
          </w:rPrChange>
        </w:rPr>
        <w:t xml:space="preserve">———. 2000. “Model Reduction for Prediction in Regression Models.” </w:t>
      </w:r>
      <w:r w:rsidRPr="00A26112">
        <w:rPr>
          <w:i/>
          <w:lang w:val="en-GB"/>
          <w:rPrChange w:id="2431" w:author="Tim Challman" w:date="2019-03-09T09:55:00Z">
            <w:rPr>
              <w:i/>
            </w:rPr>
          </w:rPrChange>
        </w:rPr>
        <w:t>Scandinavian Journal of Statistics</w:t>
      </w:r>
      <w:r w:rsidRPr="00A26112">
        <w:rPr>
          <w:lang w:val="en-GB"/>
          <w:rPrChange w:id="2432" w:author="Tim Challman" w:date="2019-03-09T09:55:00Z">
            <w:rPr/>
          </w:rPrChange>
        </w:rPr>
        <w:t xml:space="preserve"> 27 (1). Wiley-Blackwell: 1–20. doi:</w:t>
      </w:r>
      <w:r w:rsidR="00A52EAC" w:rsidRPr="00A26112">
        <w:rPr>
          <w:lang w:val="en-GB"/>
          <w:rPrChange w:id="2433" w:author="Tim Challman" w:date="2019-03-09T09:55:00Z">
            <w:rPr/>
          </w:rPrChange>
        </w:rPr>
        <w:fldChar w:fldCharType="begin"/>
      </w:r>
      <w:r w:rsidR="00A52EAC" w:rsidRPr="00A26112">
        <w:rPr>
          <w:lang w:val="en-GB"/>
          <w:rPrChange w:id="2434" w:author="Tim Challman" w:date="2019-03-09T09:55:00Z">
            <w:rPr/>
          </w:rPrChange>
        </w:rPr>
        <w:instrText xml:space="preserve"> HYPERLINK "https://doi.org/10.1111/1467-9469.00174" \h </w:instrText>
      </w:r>
      <w:r w:rsidR="00A52EAC" w:rsidRPr="00A26112">
        <w:rPr>
          <w:lang w:val="en-GB"/>
          <w:rPrChange w:id="2435" w:author="Tim Challman" w:date="2019-03-09T09:55:00Z">
            <w:rPr>
              <w:rStyle w:val="Hyperlink"/>
            </w:rPr>
          </w:rPrChange>
        </w:rPr>
        <w:fldChar w:fldCharType="separate"/>
      </w:r>
      <w:r w:rsidRPr="00A26112">
        <w:rPr>
          <w:rStyle w:val="Hyperlink"/>
          <w:lang w:val="en-GB"/>
          <w:rPrChange w:id="2436" w:author="Tim Challman" w:date="2019-03-09T09:55:00Z">
            <w:rPr>
              <w:rStyle w:val="Hyperlink"/>
            </w:rPr>
          </w:rPrChange>
        </w:rPr>
        <w:t>10.1111/1467-9469.00174</w:t>
      </w:r>
      <w:r w:rsidR="00A52EAC" w:rsidRPr="00A26112">
        <w:rPr>
          <w:rStyle w:val="Hyperlink"/>
          <w:lang w:val="en-GB"/>
          <w:rPrChange w:id="2437" w:author="Tim Challman" w:date="2019-03-09T09:55:00Z">
            <w:rPr>
              <w:rStyle w:val="Hyperlink"/>
            </w:rPr>
          </w:rPrChange>
        </w:rPr>
        <w:fldChar w:fldCharType="end"/>
      </w:r>
      <w:r w:rsidRPr="00A26112">
        <w:rPr>
          <w:lang w:val="en-GB"/>
          <w:rPrChange w:id="2438" w:author="Tim Challman" w:date="2019-03-09T09:55:00Z">
            <w:rPr/>
          </w:rPrChange>
        </w:rPr>
        <w:t>.</w:t>
      </w:r>
    </w:p>
    <w:p w14:paraId="7EEDAB6B" w14:textId="77777777" w:rsidR="0096095D" w:rsidRPr="00A26112" w:rsidRDefault="00CF708D">
      <w:pPr>
        <w:pStyle w:val="BodyText"/>
        <w:rPr>
          <w:lang w:val="en-GB"/>
          <w:rPrChange w:id="2439" w:author="Tim Challman" w:date="2019-03-09T09:55:00Z">
            <w:rPr/>
          </w:rPrChange>
        </w:rPr>
      </w:pPr>
      <w:r w:rsidRPr="00A26112">
        <w:rPr>
          <w:lang w:val="en-GB"/>
          <w:rPrChange w:id="2440" w:author="Tim Challman" w:date="2019-03-09T09:55:00Z">
            <w:rPr/>
          </w:rPrChange>
        </w:rPr>
        <w:lastRenderedPageBreak/>
        <w:t xml:space="preserve">Helland, Inge S., and Trygve Almøy. 1994. “Comparison of prediction methods when only a few components are relevant.” </w:t>
      </w:r>
      <w:r w:rsidRPr="00A26112">
        <w:rPr>
          <w:i/>
          <w:lang w:val="en-GB"/>
          <w:rPrChange w:id="2441" w:author="Tim Challman" w:date="2019-03-09T09:55:00Z">
            <w:rPr>
              <w:i/>
            </w:rPr>
          </w:rPrChange>
        </w:rPr>
        <w:t>Journal of the American Statistical Association</w:t>
      </w:r>
      <w:r w:rsidRPr="00A26112">
        <w:rPr>
          <w:lang w:val="en-GB"/>
          <w:rPrChange w:id="2442" w:author="Tim Challman" w:date="2019-03-09T09:55:00Z">
            <w:rPr/>
          </w:rPrChange>
        </w:rPr>
        <w:t xml:space="preserve"> 89 (426): 583–91. doi:</w:t>
      </w:r>
      <w:r w:rsidR="00A52EAC" w:rsidRPr="00A26112">
        <w:rPr>
          <w:lang w:val="en-GB"/>
          <w:rPrChange w:id="2443" w:author="Tim Challman" w:date="2019-03-09T09:55:00Z">
            <w:rPr/>
          </w:rPrChange>
        </w:rPr>
        <w:fldChar w:fldCharType="begin"/>
      </w:r>
      <w:r w:rsidR="00A52EAC" w:rsidRPr="00A26112">
        <w:rPr>
          <w:lang w:val="en-GB"/>
          <w:rPrChange w:id="2444" w:author="Tim Challman" w:date="2019-03-09T09:55:00Z">
            <w:rPr/>
          </w:rPrChange>
        </w:rPr>
        <w:instrText xml:space="preserve"> HYPERLINK "https://doi.org/10.1080/01621459.1994.10476783" \h </w:instrText>
      </w:r>
      <w:r w:rsidR="00A52EAC" w:rsidRPr="00A26112">
        <w:rPr>
          <w:lang w:val="en-GB"/>
          <w:rPrChange w:id="2445" w:author="Tim Challman" w:date="2019-03-09T09:55:00Z">
            <w:rPr>
              <w:rStyle w:val="Hyperlink"/>
            </w:rPr>
          </w:rPrChange>
        </w:rPr>
        <w:fldChar w:fldCharType="separate"/>
      </w:r>
      <w:r w:rsidRPr="00A26112">
        <w:rPr>
          <w:rStyle w:val="Hyperlink"/>
          <w:lang w:val="en-GB"/>
          <w:rPrChange w:id="2446" w:author="Tim Challman" w:date="2019-03-09T09:55:00Z">
            <w:rPr>
              <w:rStyle w:val="Hyperlink"/>
            </w:rPr>
          </w:rPrChange>
        </w:rPr>
        <w:t>10.1080/01621459.1994.10476783</w:t>
      </w:r>
      <w:r w:rsidR="00A52EAC" w:rsidRPr="00A26112">
        <w:rPr>
          <w:rStyle w:val="Hyperlink"/>
          <w:lang w:val="en-GB"/>
          <w:rPrChange w:id="2447" w:author="Tim Challman" w:date="2019-03-09T09:55:00Z">
            <w:rPr>
              <w:rStyle w:val="Hyperlink"/>
            </w:rPr>
          </w:rPrChange>
        </w:rPr>
        <w:fldChar w:fldCharType="end"/>
      </w:r>
      <w:r w:rsidRPr="00A26112">
        <w:rPr>
          <w:lang w:val="en-GB"/>
          <w:rPrChange w:id="2448" w:author="Tim Challman" w:date="2019-03-09T09:55:00Z">
            <w:rPr/>
          </w:rPrChange>
        </w:rPr>
        <w:t>.</w:t>
      </w:r>
    </w:p>
    <w:p w14:paraId="7ED6120A" w14:textId="77777777" w:rsidR="0096095D" w:rsidRPr="00A26112" w:rsidRDefault="00CF708D">
      <w:pPr>
        <w:pStyle w:val="BodyText"/>
        <w:rPr>
          <w:lang w:val="en-GB"/>
          <w:rPrChange w:id="2449" w:author="Tim Challman" w:date="2019-03-09T09:55:00Z">
            <w:rPr/>
          </w:rPrChange>
        </w:rPr>
      </w:pPr>
      <w:r w:rsidRPr="00A26112">
        <w:rPr>
          <w:lang w:val="en-GB"/>
          <w:rPrChange w:id="2450" w:author="Tim Challman" w:date="2019-03-09T09:55:00Z">
            <w:rPr/>
          </w:rPrChange>
        </w:rPr>
        <w:t xml:space="preserve">Helland, Inge S., Solve Saebø, and Ha Kon Tjelmeland. 2012. “Near Optimal Prediction from Relevant Components.” </w:t>
      </w:r>
      <w:r w:rsidRPr="00A26112">
        <w:rPr>
          <w:i/>
          <w:lang w:val="en-GB"/>
          <w:rPrChange w:id="2451" w:author="Tim Challman" w:date="2019-03-09T09:55:00Z">
            <w:rPr>
              <w:i/>
            </w:rPr>
          </w:rPrChange>
        </w:rPr>
        <w:t>Scandinavian Journal of Statistics</w:t>
      </w:r>
      <w:r w:rsidRPr="00A26112">
        <w:rPr>
          <w:lang w:val="en-GB"/>
          <w:rPrChange w:id="2452" w:author="Tim Challman" w:date="2019-03-09T09:55:00Z">
            <w:rPr/>
          </w:rPrChange>
        </w:rPr>
        <w:t xml:space="preserve"> 39 (4). Wiley Online Library: 695–713. doi:</w:t>
      </w:r>
      <w:r w:rsidR="00A52EAC" w:rsidRPr="00A26112">
        <w:rPr>
          <w:lang w:val="en-GB"/>
          <w:rPrChange w:id="2453" w:author="Tim Challman" w:date="2019-03-09T09:55:00Z">
            <w:rPr/>
          </w:rPrChange>
        </w:rPr>
        <w:fldChar w:fldCharType="begin"/>
      </w:r>
      <w:r w:rsidR="00A52EAC" w:rsidRPr="00A26112">
        <w:rPr>
          <w:lang w:val="en-GB"/>
          <w:rPrChange w:id="2454" w:author="Tim Challman" w:date="2019-03-09T09:55:00Z">
            <w:rPr/>
          </w:rPrChange>
        </w:rPr>
        <w:instrText xml:space="preserve"> HYPERLINK "https://doi.org/10.1111/j.1467-9469.2011.00770.x" \h </w:instrText>
      </w:r>
      <w:r w:rsidR="00A52EAC" w:rsidRPr="00A26112">
        <w:rPr>
          <w:lang w:val="en-GB"/>
          <w:rPrChange w:id="2455" w:author="Tim Challman" w:date="2019-03-09T09:55:00Z">
            <w:rPr>
              <w:rStyle w:val="Hyperlink"/>
            </w:rPr>
          </w:rPrChange>
        </w:rPr>
        <w:fldChar w:fldCharType="separate"/>
      </w:r>
      <w:r w:rsidRPr="00A26112">
        <w:rPr>
          <w:rStyle w:val="Hyperlink"/>
          <w:lang w:val="en-GB"/>
          <w:rPrChange w:id="2456" w:author="Tim Challman" w:date="2019-03-09T09:55:00Z">
            <w:rPr>
              <w:rStyle w:val="Hyperlink"/>
            </w:rPr>
          </w:rPrChange>
        </w:rPr>
        <w:t>10.1111/j.1467-9469.2011.00770.x</w:t>
      </w:r>
      <w:r w:rsidR="00A52EAC" w:rsidRPr="00A26112">
        <w:rPr>
          <w:rStyle w:val="Hyperlink"/>
          <w:lang w:val="en-GB"/>
          <w:rPrChange w:id="2457" w:author="Tim Challman" w:date="2019-03-09T09:55:00Z">
            <w:rPr>
              <w:rStyle w:val="Hyperlink"/>
            </w:rPr>
          </w:rPrChange>
        </w:rPr>
        <w:fldChar w:fldCharType="end"/>
      </w:r>
      <w:r w:rsidRPr="00A26112">
        <w:rPr>
          <w:lang w:val="en-GB"/>
          <w:rPrChange w:id="2458" w:author="Tim Challman" w:date="2019-03-09T09:55:00Z">
            <w:rPr/>
          </w:rPrChange>
        </w:rPr>
        <w:t>.</w:t>
      </w:r>
    </w:p>
    <w:p w14:paraId="757F18AB" w14:textId="77777777" w:rsidR="0096095D" w:rsidRPr="00A26112" w:rsidRDefault="00CF708D">
      <w:pPr>
        <w:pStyle w:val="BodyText"/>
        <w:rPr>
          <w:lang w:val="en-GB"/>
          <w:rPrChange w:id="2459" w:author="Tim Challman" w:date="2019-03-09T09:55:00Z">
            <w:rPr/>
          </w:rPrChange>
        </w:rPr>
      </w:pPr>
      <w:r w:rsidRPr="00A26112">
        <w:rPr>
          <w:lang w:val="en-GB"/>
          <w:rPrChange w:id="2460" w:author="Tim Challman" w:date="2019-03-09T09:55:00Z">
            <w:rPr/>
          </w:rPrChange>
        </w:rPr>
        <w:t xml:space="preserve">Helland, Inge Svein, Solve Saebø, Trygve Almøy, Raju Rimal, Solve Sæbø, Trygve Almøy, and Raju Rimal. 2018. “Model and estimators for partial least squares regression.” </w:t>
      </w:r>
      <w:r w:rsidRPr="00A26112">
        <w:rPr>
          <w:i/>
          <w:lang w:val="en-GB"/>
          <w:rPrChange w:id="2461" w:author="Tim Challman" w:date="2019-03-09T09:55:00Z">
            <w:rPr>
              <w:i/>
            </w:rPr>
          </w:rPrChange>
        </w:rPr>
        <w:t>Journal of Chemometrics</w:t>
      </w:r>
      <w:r w:rsidRPr="00A26112">
        <w:rPr>
          <w:lang w:val="en-GB"/>
          <w:rPrChange w:id="2462" w:author="Tim Challman" w:date="2019-03-09T09:55:00Z">
            <w:rPr/>
          </w:rPrChange>
        </w:rPr>
        <w:t xml:space="preserve"> 32 (9). Wiley Online Library: e3044. doi:</w:t>
      </w:r>
      <w:r w:rsidR="00A52EAC" w:rsidRPr="00A26112">
        <w:rPr>
          <w:lang w:val="en-GB"/>
          <w:rPrChange w:id="2463" w:author="Tim Challman" w:date="2019-03-09T09:55:00Z">
            <w:rPr/>
          </w:rPrChange>
        </w:rPr>
        <w:fldChar w:fldCharType="begin"/>
      </w:r>
      <w:r w:rsidR="00A52EAC" w:rsidRPr="00A26112">
        <w:rPr>
          <w:lang w:val="en-GB"/>
          <w:rPrChange w:id="2464" w:author="Tim Challman" w:date="2019-03-09T09:55:00Z">
            <w:rPr/>
          </w:rPrChange>
        </w:rPr>
        <w:instrText xml:space="preserve"> HYPERLINK "https://doi.org/10.1002/cem.3044" \h </w:instrText>
      </w:r>
      <w:r w:rsidR="00A52EAC" w:rsidRPr="00A26112">
        <w:rPr>
          <w:lang w:val="en-GB"/>
          <w:rPrChange w:id="2465" w:author="Tim Challman" w:date="2019-03-09T09:55:00Z">
            <w:rPr>
              <w:rStyle w:val="Hyperlink"/>
            </w:rPr>
          </w:rPrChange>
        </w:rPr>
        <w:fldChar w:fldCharType="separate"/>
      </w:r>
      <w:r w:rsidRPr="00A26112">
        <w:rPr>
          <w:rStyle w:val="Hyperlink"/>
          <w:lang w:val="en-GB"/>
          <w:rPrChange w:id="2466" w:author="Tim Challman" w:date="2019-03-09T09:55:00Z">
            <w:rPr>
              <w:rStyle w:val="Hyperlink"/>
            </w:rPr>
          </w:rPrChange>
        </w:rPr>
        <w:t>10.1002/cem.3044</w:t>
      </w:r>
      <w:r w:rsidR="00A52EAC" w:rsidRPr="00A26112">
        <w:rPr>
          <w:rStyle w:val="Hyperlink"/>
          <w:lang w:val="en-GB"/>
          <w:rPrChange w:id="2467" w:author="Tim Challman" w:date="2019-03-09T09:55:00Z">
            <w:rPr>
              <w:rStyle w:val="Hyperlink"/>
            </w:rPr>
          </w:rPrChange>
        </w:rPr>
        <w:fldChar w:fldCharType="end"/>
      </w:r>
      <w:r w:rsidRPr="00A26112">
        <w:rPr>
          <w:lang w:val="en-GB"/>
          <w:rPrChange w:id="2468" w:author="Tim Challman" w:date="2019-03-09T09:55:00Z">
            <w:rPr/>
          </w:rPrChange>
        </w:rPr>
        <w:t>.</w:t>
      </w:r>
    </w:p>
    <w:p w14:paraId="27E24EE2" w14:textId="77777777" w:rsidR="0096095D" w:rsidRPr="00A26112" w:rsidRDefault="00CF708D">
      <w:pPr>
        <w:pStyle w:val="BodyText"/>
        <w:rPr>
          <w:lang w:val="en-GB"/>
          <w:rPrChange w:id="2469" w:author="Tim Challman" w:date="2019-03-09T09:55:00Z">
            <w:rPr/>
          </w:rPrChange>
        </w:rPr>
      </w:pPr>
      <w:r w:rsidRPr="00A26112">
        <w:rPr>
          <w:lang w:val="en-GB"/>
          <w:rPrChange w:id="2470" w:author="Tim Challman" w:date="2019-03-09T09:55:00Z">
            <w:rPr/>
          </w:rPrChange>
        </w:rPr>
        <w:t xml:space="preserve">Indahl, Ulf. 2005. “A twist to partial least squares regression.” </w:t>
      </w:r>
      <w:r w:rsidRPr="00A26112">
        <w:rPr>
          <w:i/>
          <w:lang w:val="en-GB"/>
          <w:rPrChange w:id="2471" w:author="Tim Challman" w:date="2019-03-09T09:55:00Z">
            <w:rPr>
              <w:i/>
            </w:rPr>
          </w:rPrChange>
        </w:rPr>
        <w:t>Journal of Chemometrics</w:t>
      </w:r>
      <w:r w:rsidRPr="00A26112">
        <w:rPr>
          <w:lang w:val="en-GB"/>
          <w:rPrChange w:id="2472" w:author="Tim Challman" w:date="2019-03-09T09:55:00Z">
            <w:rPr/>
          </w:rPrChange>
        </w:rPr>
        <w:t xml:space="preserve"> 19 (1). Wiley Online Library: 32–44. doi:</w:t>
      </w:r>
      <w:r w:rsidR="00A52EAC" w:rsidRPr="00A26112">
        <w:rPr>
          <w:lang w:val="en-GB"/>
          <w:rPrChange w:id="2473" w:author="Tim Challman" w:date="2019-03-09T09:55:00Z">
            <w:rPr/>
          </w:rPrChange>
        </w:rPr>
        <w:fldChar w:fldCharType="begin"/>
      </w:r>
      <w:r w:rsidR="00A52EAC" w:rsidRPr="00A26112">
        <w:rPr>
          <w:lang w:val="en-GB"/>
          <w:rPrChange w:id="2474" w:author="Tim Challman" w:date="2019-03-09T09:55:00Z">
            <w:rPr/>
          </w:rPrChange>
        </w:rPr>
        <w:instrText xml:space="preserve"> HYPERLINK "https://doi.org/10.1002/cem.904" \h </w:instrText>
      </w:r>
      <w:r w:rsidR="00A52EAC" w:rsidRPr="00A26112">
        <w:rPr>
          <w:lang w:val="en-GB"/>
          <w:rPrChange w:id="2475" w:author="Tim Challman" w:date="2019-03-09T09:55:00Z">
            <w:rPr>
              <w:rStyle w:val="Hyperlink"/>
            </w:rPr>
          </w:rPrChange>
        </w:rPr>
        <w:fldChar w:fldCharType="separate"/>
      </w:r>
      <w:r w:rsidRPr="00A26112">
        <w:rPr>
          <w:rStyle w:val="Hyperlink"/>
          <w:lang w:val="en-GB"/>
          <w:rPrChange w:id="2476" w:author="Tim Challman" w:date="2019-03-09T09:55:00Z">
            <w:rPr>
              <w:rStyle w:val="Hyperlink"/>
            </w:rPr>
          </w:rPrChange>
        </w:rPr>
        <w:t>10.1002/cem.904</w:t>
      </w:r>
      <w:r w:rsidR="00A52EAC" w:rsidRPr="00A26112">
        <w:rPr>
          <w:rStyle w:val="Hyperlink"/>
          <w:lang w:val="en-GB"/>
          <w:rPrChange w:id="2477" w:author="Tim Challman" w:date="2019-03-09T09:55:00Z">
            <w:rPr>
              <w:rStyle w:val="Hyperlink"/>
            </w:rPr>
          </w:rPrChange>
        </w:rPr>
        <w:fldChar w:fldCharType="end"/>
      </w:r>
      <w:r w:rsidRPr="00A26112">
        <w:rPr>
          <w:lang w:val="en-GB"/>
          <w:rPrChange w:id="2478" w:author="Tim Challman" w:date="2019-03-09T09:55:00Z">
            <w:rPr/>
          </w:rPrChange>
        </w:rPr>
        <w:t>.</w:t>
      </w:r>
    </w:p>
    <w:p w14:paraId="2FF90A32" w14:textId="77777777" w:rsidR="0096095D" w:rsidRPr="00A26112" w:rsidRDefault="00CF708D">
      <w:pPr>
        <w:pStyle w:val="BodyText"/>
        <w:rPr>
          <w:lang w:val="en-GB"/>
          <w:rPrChange w:id="2479" w:author="Tim Challman" w:date="2019-03-09T09:55:00Z">
            <w:rPr>
              <w:lang w:val="nb-NO"/>
            </w:rPr>
          </w:rPrChange>
        </w:rPr>
      </w:pPr>
      <w:r w:rsidRPr="00A26112">
        <w:rPr>
          <w:lang w:val="en-GB"/>
          <w:rPrChange w:id="2480" w:author="Tim Challman" w:date="2019-03-09T09:55:00Z">
            <w:rPr/>
          </w:rPrChange>
        </w:rPr>
        <w:t xml:space="preserve">Johnson, R.A., and D.W. Wichern. 2018. </w:t>
      </w:r>
      <w:r w:rsidRPr="00A26112">
        <w:rPr>
          <w:i/>
          <w:lang w:val="en-GB"/>
          <w:rPrChange w:id="2481" w:author="Tim Challman" w:date="2019-03-09T09:55:00Z">
            <w:rPr>
              <w:i/>
            </w:rPr>
          </w:rPrChange>
        </w:rPr>
        <w:t>Applied Multivariate Statistical Analysis (Classic Version)</w:t>
      </w:r>
      <w:r w:rsidRPr="00A26112">
        <w:rPr>
          <w:lang w:val="en-GB"/>
          <w:rPrChange w:id="2482" w:author="Tim Challman" w:date="2019-03-09T09:55:00Z">
            <w:rPr/>
          </w:rPrChange>
        </w:rPr>
        <w:t xml:space="preserve">. Pearson Modern Classics for Advanced Statistics Series. Pearson Education Canada. </w:t>
      </w:r>
      <w:r w:rsidR="00A52EAC" w:rsidRPr="00A26112">
        <w:rPr>
          <w:lang w:val="en-GB"/>
          <w:rPrChange w:id="2483" w:author="Tim Challman" w:date="2019-03-09T09:55:00Z">
            <w:rPr/>
          </w:rPrChange>
        </w:rPr>
        <w:fldChar w:fldCharType="begin"/>
      </w:r>
      <w:r w:rsidR="00A52EAC" w:rsidRPr="00A26112">
        <w:rPr>
          <w:lang w:val="en-GB"/>
          <w:rPrChange w:id="2484" w:author="Tim Challman" w:date="2019-03-09T09:55:00Z">
            <w:rPr/>
          </w:rPrChange>
        </w:rPr>
        <w:instrText xml:space="preserve"> HYPERLINK "https://books.google.no/books?id=QBqlswEACAAJ" \h </w:instrText>
      </w:r>
      <w:r w:rsidR="00A52EAC" w:rsidRPr="00A26112">
        <w:rPr>
          <w:lang w:val="en-GB"/>
          <w:rPrChange w:id="2485" w:author="Tim Challman" w:date="2019-03-09T09:55:00Z">
            <w:rPr>
              <w:rStyle w:val="Hyperlink"/>
              <w:lang w:val="nb-NO"/>
            </w:rPr>
          </w:rPrChange>
        </w:rPr>
        <w:fldChar w:fldCharType="separate"/>
      </w:r>
      <w:r w:rsidRPr="00A26112">
        <w:rPr>
          <w:rStyle w:val="Hyperlink"/>
          <w:lang w:val="en-GB"/>
          <w:rPrChange w:id="2486" w:author="Tim Challman" w:date="2019-03-09T09:55:00Z">
            <w:rPr>
              <w:rStyle w:val="Hyperlink"/>
              <w:lang w:val="nb-NO"/>
            </w:rPr>
          </w:rPrChange>
        </w:rPr>
        <w:t>https://books.google.no/books?id=QBqlswEACAAJ</w:t>
      </w:r>
      <w:r w:rsidR="00A52EAC" w:rsidRPr="00A26112">
        <w:rPr>
          <w:rStyle w:val="Hyperlink"/>
          <w:lang w:val="en-GB"/>
          <w:rPrChange w:id="2487" w:author="Tim Challman" w:date="2019-03-09T09:55:00Z">
            <w:rPr>
              <w:rStyle w:val="Hyperlink"/>
              <w:lang w:val="nb-NO"/>
            </w:rPr>
          </w:rPrChange>
        </w:rPr>
        <w:fldChar w:fldCharType="end"/>
      </w:r>
      <w:r w:rsidRPr="00A26112">
        <w:rPr>
          <w:lang w:val="en-GB"/>
          <w:rPrChange w:id="2488" w:author="Tim Challman" w:date="2019-03-09T09:55:00Z">
            <w:rPr>
              <w:lang w:val="nb-NO"/>
            </w:rPr>
          </w:rPrChange>
        </w:rPr>
        <w:t>.</w:t>
      </w:r>
    </w:p>
    <w:p w14:paraId="0008EEB1" w14:textId="77777777" w:rsidR="0096095D" w:rsidRPr="00A26112" w:rsidRDefault="00CF708D">
      <w:pPr>
        <w:pStyle w:val="BodyText"/>
        <w:rPr>
          <w:lang w:val="en-GB"/>
          <w:rPrChange w:id="2489" w:author="Tim Challman" w:date="2019-03-09T09:55:00Z">
            <w:rPr/>
          </w:rPrChange>
        </w:rPr>
      </w:pPr>
      <w:r w:rsidRPr="00A26112">
        <w:rPr>
          <w:lang w:val="en-GB"/>
          <w:rPrChange w:id="2490" w:author="Tim Challman" w:date="2019-03-09T09:55:00Z">
            <w:rPr>
              <w:lang w:val="nb-NO"/>
            </w:rPr>
          </w:rPrChange>
        </w:rPr>
        <w:t xml:space="preserve">Jolliffe, I T. 2002. </w:t>
      </w:r>
      <w:r w:rsidRPr="00A26112">
        <w:rPr>
          <w:i/>
          <w:lang w:val="en-GB"/>
          <w:rPrChange w:id="2491" w:author="Tim Challman" w:date="2019-03-09T09:55:00Z">
            <w:rPr>
              <w:i/>
            </w:rPr>
          </w:rPrChange>
        </w:rPr>
        <w:t>Principal Component Analysis, Second Edition</w:t>
      </w:r>
      <w:r w:rsidRPr="00A26112">
        <w:rPr>
          <w:lang w:val="en-GB"/>
          <w:rPrChange w:id="2492" w:author="Tim Challman" w:date="2019-03-09T09:55:00Z">
            <w:rPr/>
          </w:rPrChange>
        </w:rPr>
        <w:t>. doi:</w:t>
      </w:r>
      <w:r w:rsidR="00A52EAC" w:rsidRPr="00A26112">
        <w:rPr>
          <w:lang w:val="en-GB"/>
          <w:rPrChange w:id="2493" w:author="Tim Challman" w:date="2019-03-09T09:55:00Z">
            <w:rPr/>
          </w:rPrChange>
        </w:rPr>
        <w:fldChar w:fldCharType="begin"/>
      </w:r>
      <w:r w:rsidR="00A52EAC" w:rsidRPr="00A26112">
        <w:rPr>
          <w:lang w:val="en-GB"/>
          <w:rPrChange w:id="2494" w:author="Tim Challman" w:date="2019-03-09T09:55:00Z">
            <w:rPr/>
          </w:rPrChange>
        </w:rPr>
        <w:instrText xml:space="preserve"> HYPERLINK "https://doi.org/10.2307/1270093" \h </w:instrText>
      </w:r>
      <w:r w:rsidR="00A52EAC" w:rsidRPr="00A26112">
        <w:rPr>
          <w:lang w:val="en-GB"/>
          <w:rPrChange w:id="2495" w:author="Tim Challman" w:date="2019-03-09T09:55:00Z">
            <w:rPr>
              <w:rStyle w:val="Hyperlink"/>
            </w:rPr>
          </w:rPrChange>
        </w:rPr>
        <w:fldChar w:fldCharType="separate"/>
      </w:r>
      <w:r w:rsidRPr="00A26112">
        <w:rPr>
          <w:rStyle w:val="Hyperlink"/>
          <w:lang w:val="en-GB"/>
          <w:rPrChange w:id="2496" w:author="Tim Challman" w:date="2019-03-09T09:55:00Z">
            <w:rPr>
              <w:rStyle w:val="Hyperlink"/>
            </w:rPr>
          </w:rPrChange>
        </w:rPr>
        <w:t>10.2307/1270093</w:t>
      </w:r>
      <w:r w:rsidR="00A52EAC" w:rsidRPr="00A26112">
        <w:rPr>
          <w:rStyle w:val="Hyperlink"/>
          <w:lang w:val="en-GB"/>
          <w:rPrChange w:id="2497" w:author="Tim Challman" w:date="2019-03-09T09:55:00Z">
            <w:rPr>
              <w:rStyle w:val="Hyperlink"/>
            </w:rPr>
          </w:rPrChange>
        </w:rPr>
        <w:fldChar w:fldCharType="end"/>
      </w:r>
      <w:r w:rsidRPr="00A26112">
        <w:rPr>
          <w:lang w:val="en-GB"/>
          <w:rPrChange w:id="2498" w:author="Tim Challman" w:date="2019-03-09T09:55:00Z">
            <w:rPr/>
          </w:rPrChange>
        </w:rPr>
        <w:t>.</w:t>
      </w:r>
    </w:p>
    <w:p w14:paraId="71B9BD90" w14:textId="77777777" w:rsidR="0096095D" w:rsidRPr="00A26112" w:rsidRDefault="00CF708D">
      <w:pPr>
        <w:pStyle w:val="BodyText"/>
        <w:rPr>
          <w:lang w:val="en-GB"/>
          <w:rPrChange w:id="2499" w:author="Tim Challman" w:date="2019-03-09T09:55:00Z">
            <w:rPr/>
          </w:rPrChange>
        </w:rPr>
      </w:pPr>
      <w:r w:rsidRPr="00A26112">
        <w:rPr>
          <w:lang w:val="en-GB"/>
          <w:rPrChange w:id="2500" w:author="Tim Challman" w:date="2019-03-09T09:55:00Z">
            <w:rPr/>
          </w:rPrChange>
        </w:rPr>
        <w:t xml:space="preserve">Jong, Sijmen de. 1993. “SIMPLS: An alternative approach to partial least squares regression.” </w:t>
      </w:r>
      <w:r w:rsidRPr="00A26112">
        <w:rPr>
          <w:i/>
          <w:lang w:val="en-GB"/>
          <w:rPrChange w:id="2501" w:author="Tim Challman" w:date="2019-03-09T09:55:00Z">
            <w:rPr>
              <w:i/>
            </w:rPr>
          </w:rPrChange>
        </w:rPr>
        <w:t>Chemometrics and Intelligent Laboratory Systems</w:t>
      </w:r>
      <w:r w:rsidRPr="00A26112">
        <w:rPr>
          <w:lang w:val="en-GB"/>
          <w:rPrChange w:id="2502" w:author="Tim Challman" w:date="2019-03-09T09:55:00Z">
            <w:rPr/>
          </w:rPrChange>
        </w:rPr>
        <w:t xml:space="preserve"> 18 (3): 251–63. doi:</w:t>
      </w:r>
      <w:r w:rsidR="00A52EAC" w:rsidRPr="00A26112">
        <w:rPr>
          <w:lang w:val="en-GB"/>
          <w:rPrChange w:id="2503" w:author="Tim Challman" w:date="2019-03-09T09:55:00Z">
            <w:rPr/>
          </w:rPrChange>
        </w:rPr>
        <w:fldChar w:fldCharType="begin"/>
      </w:r>
      <w:r w:rsidR="00A52EAC" w:rsidRPr="00A26112">
        <w:rPr>
          <w:lang w:val="en-GB"/>
          <w:rPrChange w:id="2504" w:author="Tim Challman" w:date="2019-03-09T09:55:00Z">
            <w:rPr/>
          </w:rPrChange>
        </w:rPr>
        <w:instrText xml:space="preserve"> HYPERLINK "https://doi.org/10.1016/0169-7439(93)85002-X" \h </w:instrText>
      </w:r>
      <w:r w:rsidR="00A52EAC" w:rsidRPr="00A26112">
        <w:rPr>
          <w:lang w:val="en-GB"/>
          <w:rPrChange w:id="2505" w:author="Tim Challman" w:date="2019-03-09T09:55:00Z">
            <w:rPr>
              <w:rStyle w:val="Hyperlink"/>
            </w:rPr>
          </w:rPrChange>
        </w:rPr>
        <w:fldChar w:fldCharType="separate"/>
      </w:r>
      <w:r w:rsidRPr="00A26112">
        <w:rPr>
          <w:rStyle w:val="Hyperlink"/>
          <w:lang w:val="en-GB"/>
          <w:rPrChange w:id="2506" w:author="Tim Challman" w:date="2019-03-09T09:55:00Z">
            <w:rPr>
              <w:rStyle w:val="Hyperlink"/>
            </w:rPr>
          </w:rPrChange>
        </w:rPr>
        <w:t>10.1016/0169-7439(93)85002-X</w:t>
      </w:r>
      <w:r w:rsidR="00A52EAC" w:rsidRPr="00A26112">
        <w:rPr>
          <w:rStyle w:val="Hyperlink"/>
          <w:lang w:val="en-GB"/>
          <w:rPrChange w:id="2507" w:author="Tim Challman" w:date="2019-03-09T09:55:00Z">
            <w:rPr>
              <w:rStyle w:val="Hyperlink"/>
            </w:rPr>
          </w:rPrChange>
        </w:rPr>
        <w:fldChar w:fldCharType="end"/>
      </w:r>
      <w:r w:rsidRPr="00A26112">
        <w:rPr>
          <w:lang w:val="en-GB"/>
          <w:rPrChange w:id="2508" w:author="Tim Challman" w:date="2019-03-09T09:55:00Z">
            <w:rPr/>
          </w:rPrChange>
        </w:rPr>
        <w:t>.</w:t>
      </w:r>
    </w:p>
    <w:p w14:paraId="7DAA1F2B" w14:textId="77777777" w:rsidR="0096095D" w:rsidRPr="00A26112" w:rsidRDefault="00CF708D">
      <w:pPr>
        <w:pStyle w:val="BodyText"/>
        <w:rPr>
          <w:lang w:val="en-GB"/>
          <w:rPrChange w:id="2509" w:author="Tim Challman" w:date="2019-03-09T09:55:00Z">
            <w:rPr/>
          </w:rPrChange>
        </w:rPr>
      </w:pPr>
      <w:r w:rsidRPr="00A26112">
        <w:rPr>
          <w:lang w:val="en-GB"/>
          <w:rPrChange w:id="2510" w:author="Tim Challman" w:date="2019-03-09T09:55:00Z">
            <w:rPr/>
          </w:rPrChange>
        </w:rPr>
        <w:t xml:space="preserve">Lee, Minji, and Zhihua Su. 2018. </w:t>
      </w:r>
      <w:r w:rsidRPr="00A26112">
        <w:rPr>
          <w:i/>
          <w:lang w:val="en-GB"/>
          <w:rPrChange w:id="2511" w:author="Tim Challman" w:date="2019-03-09T09:55:00Z">
            <w:rPr>
              <w:i/>
            </w:rPr>
          </w:rPrChange>
        </w:rPr>
        <w:t>Renvlp: Computing Envelope Estimators</w:t>
      </w:r>
      <w:r w:rsidRPr="00A26112">
        <w:rPr>
          <w:lang w:val="en-GB"/>
          <w:rPrChange w:id="2512" w:author="Tim Challman" w:date="2019-03-09T09:55:00Z">
            <w:rPr/>
          </w:rPrChange>
        </w:rPr>
        <w:t xml:space="preserve">. </w:t>
      </w:r>
      <w:r w:rsidR="00A52EAC" w:rsidRPr="00A26112">
        <w:rPr>
          <w:lang w:val="en-GB"/>
          <w:rPrChange w:id="2513" w:author="Tim Challman" w:date="2019-03-09T09:55:00Z">
            <w:rPr/>
          </w:rPrChange>
        </w:rPr>
        <w:fldChar w:fldCharType="begin"/>
      </w:r>
      <w:r w:rsidR="00A52EAC" w:rsidRPr="00A26112">
        <w:rPr>
          <w:lang w:val="en-GB"/>
          <w:rPrChange w:id="2514" w:author="Tim Challman" w:date="2019-03-09T09:55:00Z">
            <w:rPr/>
          </w:rPrChange>
        </w:rPr>
        <w:instrText xml:space="preserve"> HYPERLINK "https://CRAN.R-project.org/package=Renvlp" \h </w:instrText>
      </w:r>
      <w:r w:rsidR="00A52EAC" w:rsidRPr="00A26112">
        <w:rPr>
          <w:lang w:val="en-GB"/>
          <w:rPrChange w:id="2515" w:author="Tim Challman" w:date="2019-03-09T09:55:00Z">
            <w:rPr>
              <w:rStyle w:val="Hyperlink"/>
            </w:rPr>
          </w:rPrChange>
        </w:rPr>
        <w:fldChar w:fldCharType="separate"/>
      </w:r>
      <w:r w:rsidRPr="00A26112">
        <w:rPr>
          <w:rStyle w:val="Hyperlink"/>
          <w:lang w:val="en-GB"/>
          <w:rPrChange w:id="2516" w:author="Tim Challman" w:date="2019-03-09T09:55:00Z">
            <w:rPr>
              <w:rStyle w:val="Hyperlink"/>
            </w:rPr>
          </w:rPrChange>
        </w:rPr>
        <w:t>https://CRAN.R-project.org/package=Renvlp</w:t>
      </w:r>
      <w:r w:rsidR="00A52EAC" w:rsidRPr="00A26112">
        <w:rPr>
          <w:rStyle w:val="Hyperlink"/>
          <w:lang w:val="en-GB"/>
          <w:rPrChange w:id="2517" w:author="Tim Challman" w:date="2019-03-09T09:55:00Z">
            <w:rPr>
              <w:rStyle w:val="Hyperlink"/>
            </w:rPr>
          </w:rPrChange>
        </w:rPr>
        <w:fldChar w:fldCharType="end"/>
      </w:r>
      <w:r w:rsidRPr="00A26112">
        <w:rPr>
          <w:lang w:val="en-GB"/>
          <w:rPrChange w:id="2518" w:author="Tim Challman" w:date="2019-03-09T09:55:00Z">
            <w:rPr/>
          </w:rPrChange>
        </w:rPr>
        <w:t>.</w:t>
      </w:r>
    </w:p>
    <w:p w14:paraId="027AA4CB" w14:textId="77777777" w:rsidR="0096095D" w:rsidRPr="00A26112" w:rsidRDefault="00CF708D">
      <w:pPr>
        <w:pStyle w:val="BodyText"/>
        <w:rPr>
          <w:lang w:val="en-GB"/>
          <w:rPrChange w:id="2519" w:author="Tim Challman" w:date="2019-03-09T09:55:00Z">
            <w:rPr/>
          </w:rPrChange>
        </w:rPr>
      </w:pPr>
      <w:r w:rsidRPr="00A26112">
        <w:rPr>
          <w:lang w:val="en-GB"/>
          <w:rPrChange w:id="2520" w:author="Tim Challman" w:date="2019-03-09T09:55:00Z">
            <w:rPr>
              <w:lang w:val="nb-NO"/>
            </w:rPr>
          </w:rPrChange>
        </w:rPr>
        <w:t xml:space="preserve">Mevik, Bjørn-Helge, Ron Wehrens, and Kristian Hovde Liland. </w:t>
      </w:r>
      <w:r w:rsidRPr="00A26112">
        <w:rPr>
          <w:lang w:val="en-GB"/>
          <w:rPrChange w:id="2521" w:author="Tim Challman" w:date="2019-03-09T09:55:00Z">
            <w:rPr/>
          </w:rPrChange>
        </w:rPr>
        <w:t xml:space="preserve">2018. </w:t>
      </w:r>
      <w:r w:rsidRPr="00A26112">
        <w:rPr>
          <w:i/>
          <w:lang w:val="en-GB"/>
          <w:rPrChange w:id="2522" w:author="Tim Challman" w:date="2019-03-09T09:55:00Z">
            <w:rPr>
              <w:i/>
            </w:rPr>
          </w:rPrChange>
        </w:rPr>
        <w:t>Pls: Partial Least Squares and Principal Component Regression</w:t>
      </w:r>
      <w:r w:rsidRPr="00A26112">
        <w:rPr>
          <w:lang w:val="en-GB"/>
          <w:rPrChange w:id="2523" w:author="Tim Challman" w:date="2019-03-09T09:55:00Z">
            <w:rPr/>
          </w:rPrChange>
        </w:rPr>
        <w:t xml:space="preserve">. </w:t>
      </w:r>
      <w:r w:rsidR="00A52EAC" w:rsidRPr="00A26112">
        <w:rPr>
          <w:lang w:val="en-GB"/>
          <w:rPrChange w:id="2524" w:author="Tim Challman" w:date="2019-03-09T09:55:00Z">
            <w:rPr/>
          </w:rPrChange>
        </w:rPr>
        <w:fldChar w:fldCharType="begin"/>
      </w:r>
      <w:r w:rsidR="00A52EAC" w:rsidRPr="00A26112">
        <w:rPr>
          <w:lang w:val="en-GB"/>
          <w:rPrChange w:id="2525" w:author="Tim Challman" w:date="2019-03-09T09:55:00Z">
            <w:rPr/>
          </w:rPrChange>
        </w:rPr>
        <w:instrText xml:space="preserve"> HYPERLINK "https://CRAN.R-project.org/package=pls" \h </w:instrText>
      </w:r>
      <w:r w:rsidR="00A52EAC" w:rsidRPr="00A26112">
        <w:rPr>
          <w:lang w:val="en-GB"/>
          <w:rPrChange w:id="2526" w:author="Tim Challman" w:date="2019-03-09T09:55:00Z">
            <w:rPr>
              <w:rStyle w:val="Hyperlink"/>
            </w:rPr>
          </w:rPrChange>
        </w:rPr>
        <w:fldChar w:fldCharType="separate"/>
      </w:r>
      <w:r w:rsidRPr="00A26112">
        <w:rPr>
          <w:rStyle w:val="Hyperlink"/>
          <w:lang w:val="en-GB"/>
          <w:rPrChange w:id="2527" w:author="Tim Challman" w:date="2019-03-09T09:55:00Z">
            <w:rPr>
              <w:rStyle w:val="Hyperlink"/>
            </w:rPr>
          </w:rPrChange>
        </w:rPr>
        <w:t>https://CRAN.R-project.org/package=pls</w:t>
      </w:r>
      <w:r w:rsidR="00A52EAC" w:rsidRPr="00A26112">
        <w:rPr>
          <w:rStyle w:val="Hyperlink"/>
          <w:lang w:val="en-GB"/>
          <w:rPrChange w:id="2528" w:author="Tim Challman" w:date="2019-03-09T09:55:00Z">
            <w:rPr>
              <w:rStyle w:val="Hyperlink"/>
            </w:rPr>
          </w:rPrChange>
        </w:rPr>
        <w:fldChar w:fldCharType="end"/>
      </w:r>
      <w:r w:rsidRPr="00A26112">
        <w:rPr>
          <w:lang w:val="en-GB"/>
          <w:rPrChange w:id="2529" w:author="Tim Challman" w:date="2019-03-09T09:55:00Z">
            <w:rPr/>
          </w:rPrChange>
        </w:rPr>
        <w:t>.</w:t>
      </w:r>
    </w:p>
    <w:p w14:paraId="3610B013" w14:textId="77777777" w:rsidR="0096095D" w:rsidRPr="00A26112" w:rsidRDefault="00CF708D">
      <w:pPr>
        <w:pStyle w:val="BodyText"/>
        <w:rPr>
          <w:lang w:val="en-GB"/>
          <w:rPrChange w:id="2530" w:author="Tim Challman" w:date="2019-03-09T09:55:00Z">
            <w:rPr/>
          </w:rPrChange>
        </w:rPr>
      </w:pPr>
      <w:r w:rsidRPr="00A26112">
        <w:rPr>
          <w:lang w:val="en-GB"/>
          <w:rPrChange w:id="2531" w:author="Tim Challman" w:date="2019-03-09T09:55:00Z">
            <w:rPr/>
          </w:rPrChange>
        </w:rPr>
        <w:t xml:space="preserve">Naes, Tormod, and Harald Martens. 1985. “Comparison of prediction methods for multicollinear data.” </w:t>
      </w:r>
      <w:r w:rsidRPr="00A26112">
        <w:rPr>
          <w:i/>
          <w:lang w:val="en-GB"/>
          <w:rPrChange w:id="2532" w:author="Tim Challman" w:date="2019-03-09T09:55:00Z">
            <w:rPr>
              <w:i/>
            </w:rPr>
          </w:rPrChange>
        </w:rPr>
        <w:t>Communications in Statistics - Simulation and Computation</w:t>
      </w:r>
      <w:r w:rsidRPr="00A26112">
        <w:rPr>
          <w:lang w:val="en-GB"/>
          <w:rPrChange w:id="2533" w:author="Tim Challman" w:date="2019-03-09T09:55:00Z">
            <w:rPr/>
          </w:rPrChange>
        </w:rPr>
        <w:t xml:space="preserve"> 14 (3): 545–76. doi:</w:t>
      </w:r>
      <w:r w:rsidR="00A52EAC" w:rsidRPr="00A26112">
        <w:rPr>
          <w:lang w:val="en-GB"/>
          <w:rPrChange w:id="2534" w:author="Tim Challman" w:date="2019-03-09T09:55:00Z">
            <w:rPr/>
          </w:rPrChange>
        </w:rPr>
        <w:fldChar w:fldCharType="begin"/>
      </w:r>
      <w:r w:rsidR="00A52EAC" w:rsidRPr="00A26112">
        <w:rPr>
          <w:lang w:val="en-GB"/>
          <w:rPrChange w:id="2535" w:author="Tim Challman" w:date="2019-03-09T09:55:00Z">
            <w:rPr/>
          </w:rPrChange>
        </w:rPr>
        <w:instrText xml:space="preserve"> HYPERLINK "https://doi.org/10.1080/03610918508812458" \h </w:instrText>
      </w:r>
      <w:r w:rsidR="00A52EAC" w:rsidRPr="00A26112">
        <w:rPr>
          <w:lang w:val="en-GB"/>
          <w:rPrChange w:id="2536" w:author="Tim Challman" w:date="2019-03-09T09:55:00Z">
            <w:rPr>
              <w:rStyle w:val="Hyperlink"/>
            </w:rPr>
          </w:rPrChange>
        </w:rPr>
        <w:fldChar w:fldCharType="separate"/>
      </w:r>
      <w:r w:rsidRPr="00A26112">
        <w:rPr>
          <w:rStyle w:val="Hyperlink"/>
          <w:lang w:val="en-GB"/>
          <w:rPrChange w:id="2537" w:author="Tim Challman" w:date="2019-03-09T09:55:00Z">
            <w:rPr>
              <w:rStyle w:val="Hyperlink"/>
            </w:rPr>
          </w:rPrChange>
        </w:rPr>
        <w:t>10.1080/03610918508812458</w:t>
      </w:r>
      <w:r w:rsidR="00A52EAC" w:rsidRPr="00A26112">
        <w:rPr>
          <w:rStyle w:val="Hyperlink"/>
          <w:lang w:val="en-GB"/>
          <w:rPrChange w:id="2538" w:author="Tim Challman" w:date="2019-03-09T09:55:00Z">
            <w:rPr>
              <w:rStyle w:val="Hyperlink"/>
            </w:rPr>
          </w:rPrChange>
        </w:rPr>
        <w:fldChar w:fldCharType="end"/>
      </w:r>
      <w:r w:rsidRPr="00A26112">
        <w:rPr>
          <w:lang w:val="en-GB"/>
          <w:rPrChange w:id="2539" w:author="Tim Challman" w:date="2019-03-09T09:55:00Z">
            <w:rPr/>
          </w:rPrChange>
        </w:rPr>
        <w:t>.</w:t>
      </w:r>
    </w:p>
    <w:p w14:paraId="393FA8D0" w14:textId="77777777" w:rsidR="0096095D" w:rsidRPr="00A26112" w:rsidRDefault="00CF708D">
      <w:pPr>
        <w:pStyle w:val="BodyText"/>
        <w:rPr>
          <w:lang w:val="en-GB"/>
          <w:rPrChange w:id="2540" w:author="Tim Challman" w:date="2019-03-09T09:55:00Z">
            <w:rPr/>
          </w:rPrChange>
        </w:rPr>
      </w:pPr>
      <w:r w:rsidRPr="00A26112">
        <w:rPr>
          <w:lang w:val="en-GB"/>
          <w:rPrChange w:id="2541" w:author="Tim Challman" w:date="2019-03-09T09:55:00Z">
            <w:rPr/>
          </w:rPrChange>
        </w:rPr>
        <w:t xml:space="preserve">Næs, Tormod, and Inge S Helland. 1993. “Relevant components in regression.” </w:t>
      </w:r>
      <w:r w:rsidRPr="00A26112">
        <w:rPr>
          <w:i/>
          <w:lang w:val="en-GB"/>
          <w:rPrChange w:id="2542" w:author="Tim Challman" w:date="2019-03-09T09:55:00Z">
            <w:rPr>
              <w:i/>
            </w:rPr>
          </w:rPrChange>
        </w:rPr>
        <w:t>Scandinavian Journal of Statistics</w:t>
      </w:r>
      <w:r w:rsidRPr="00A26112">
        <w:rPr>
          <w:lang w:val="en-GB"/>
          <w:rPrChange w:id="2543" w:author="Tim Challman" w:date="2019-03-09T09:55:00Z">
            <w:rPr/>
          </w:rPrChange>
        </w:rPr>
        <w:t xml:space="preserve"> 20 (3). JSTOR: 239–50.</w:t>
      </w:r>
    </w:p>
    <w:p w14:paraId="5A3C1139" w14:textId="77777777" w:rsidR="0096095D" w:rsidRPr="00A26112" w:rsidRDefault="00CF708D">
      <w:pPr>
        <w:pStyle w:val="BodyText"/>
        <w:rPr>
          <w:lang w:val="en-GB"/>
          <w:rPrChange w:id="2544" w:author="Tim Challman" w:date="2019-03-09T09:55:00Z">
            <w:rPr/>
          </w:rPrChange>
        </w:rPr>
      </w:pPr>
      <w:r w:rsidRPr="00A26112">
        <w:rPr>
          <w:lang w:val="en-GB"/>
          <w:rPrChange w:id="2545" w:author="Tim Challman" w:date="2019-03-09T09:55:00Z">
            <w:rPr/>
          </w:rPrChange>
        </w:rPr>
        <w:t xml:space="preserve">Næs, Tormod, Oliver Tomic, Nils Kristian Afseth, Vegard Segtnan, and Ingrid Måge. 2013. “Multi-Block Regression Based on Combinations of Orthogonalisation, Pls-Regression and Canonical Correlation Analysis.” </w:t>
      </w:r>
      <w:r w:rsidRPr="00A26112">
        <w:rPr>
          <w:i/>
          <w:lang w:val="en-GB"/>
          <w:rPrChange w:id="2546" w:author="Tim Challman" w:date="2019-03-09T09:55:00Z">
            <w:rPr>
              <w:i/>
            </w:rPr>
          </w:rPrChange>
        </w:rPr>
        <w:t>Chemometrics and Intelligent Laboratory Systems</w:t>
      </w:r>
      <w:r w:rsidRPr="00A26112">
        <w:rPr>
          <w:lang w:val="en-GB"/>
          <w:rPrChange w:id="2547" w:author="Tim Challman" w:date="2019-03-09T09:55:00Z">
            <w:rPr/>
          </w:rPrChange>
        </w:rPr>
        <w:t xml:space="preserve"> 124. Elsevier: 32–42.</w:t>
      </w:r>
    </w:p>
    <w:p w14:paraId="4D6D937E" w14:textId="77777777" w:rsidR="0096095D" w:rsidRPr="00A26112" w:rsidRDefault="00CF708D">
      <w:pPr>
        <w:pStyle w:val="BodyText"/>
        <w:rPr>
          <w:lang w:val="en-GB"/>
          <w:rPrChange w:id="2548" w:author="Tim Challman" w:date="2019-03-09T09:55:00Z">
            <w:rPr/>
          </w:rPrChange>
        </w:rPr>
      </w:pPr>
      <w:r w:rsidRPr="00A26112">
        <w:rPr>
          <w:lang w:val="en-GB"/>
          <w:rPrChange w:id="2549" w:author="Tim Challman" w:date="2019-03-09T09:55:00Z">
            <w:rPr/>
          </w:rPrChange>
        </w:rPr>
        <w:lastRenderedPageBreak/>
        <w:t xml:space="preserve">Rencher, Alvin C. 2003. </w:t>
      </w:r>
      <w:r w:rsidRPr="00A26112">
        <w:rPr>
          <w:i/>
          <w:lang w:val="en-GB"/>
          <w:rPrChange w:id="2550" w:author="Tim Challman" w:date="2019-03-09T09:55:00Z">
            <w:rPr>
              <w:i/>
            </w:rPr>
          </w:rPrChange>
        </w:rPr>
        <w:t>Methods of Multivariate Analysis</w:t>
      </w:r>
      <w:r w:rsidRPr="00A26112">
        <w:rPr>
          <w:lang w:val="en-GB"/>
          <w:rPrChange w:id="2551" w:author="Tim Challman" w:date="2019-03-09T09:55:00Z">
            <w:rPr/>
          </w:rPrChange>
        </w:rPr>
        <w:t>. Vol. 492. John Wiley &amp; Sons.</w:t>
      </w:r>
    </w:p>
    <w:p w14:paraId="7FC0362A" w14:textId="77777777" w:rsidR="0096095D" w:rsidRPr="00A26112" w:rsidRDefault="00CF708D">
      <w:pPr>
        <w:pStyle w:val="BodyText"/>
        <w:rPr>
          <w:lang w:val="en-GB"/>
          <w:rPrChange w:id="2552" w:author="Tim Challman" w:date="2019-03-09T09:55:00Z">
            <w:rPr/>
          </w:rPrChange>
        </w:rPr>
      </w:pPr>
      <w:r w:rsidRPr="00A26112">
        <w:rPr>
          <w:lang w:val="en-GB"/>
          <w:rPrChange w:id="2553" w:author="Tim Challman" w:date="2019-03-09T09:55:00Z">
            <w:rPr/>
          </w:rPrChange>
        </w:rPr>
        <w:t xml:space="preserve">Rimal, Raju, Trygve Almøy, and Solve Sæbø. 2018. “A tool for simulating multi-response linear model data.” </w:t>
      </w:r>
      <w:r w:rsidRPr="00A26112">
        <w:rPr>
          <w:i/>
          <w:lang w:val="en-GB"/>
          <w:rPrChange w:id="2554" w:author="Tim Challman" w:date="2019-03-09T09:55:00Z">
            <w:rPr>
              <w:i/>
            </w:rPr>
          </w:rPrChange>
        </w:rPr>
        <w:t>Chemometrics and Intelligent Laboratory Systems</w:t>
      </w:r>
      <w:r w:rsidRPr="00A26112">
        <w:rPr>
          <w:lang w:val="en-GB"/>
          <w:rPrChange w:id="2555" w:author="Tim Challman" w:date="2019-03-09T09:55:00Z">
            <w:rPr/>
          </w:rPrChange>
        </w:rPr>
        <w:t xml:space="preserve"> 176 (May). Elsevier: 1–10. doi:</w:t>
      </w:r>
      <w:r w:rsidR="00A52EAC" w:rsidRPr="00A26112">
        <w:rPr>
          <w:lang w:val="en-GB"/>
          <w:rPrChange w:id="2556" w:author="Tim Challman" w:date="2019-03-09T09:55:00Z">
            <w:rPr/>
          </w:rPrChange>
        </w:rPr>
        <w:fldChar w:fldCharType="begin"/>
      </w:r>
      <w:r w:rsidR="00A52EAC" w:rsidRPr="00A26112">
        <w:rPr>
          <w:lang w:val="en-GB"/>
          <w:rPrChange w:id="2557" w:author="Tim Challman" w:date="2019-03-09T09:55:00Z">
            <w:rPr/>
          </w:rPrChange>
        </w:rPr>
        <w:instrText xml:space="preserve"> HYPERLINK "https://doi.org/10.1016/j.chemolab.2018.02.009" \h </w:instrText>
      </w:r>
      <w:r w:rsidR="00A52EAC" w:rsidRPr="00A26112">
        <w:rPr>
          <w:lang w:val="en-GB"/>
          <w:rPrChange w:id="2558" w:author="Tim Challman" w:date="2019-03-09T09:55:00Z">
            <w:rPr>
              <w:rStyle w:val="Hyperlink"/>
            </w:rPr>
          </w:rPrChange>
        </w:rPr>
        <w:fldChar w:fldCharType="separate"/>
      </w:r>
      <w:r w:rsidRPr="00A26112">
        <w:rPr>
          <w:rStyle w:val="Hyperlink"/>
          <w:lang w:val="en-GB"/>
          <w:rPrChange w:id="2559" w:author="Tim Challman" w:date="2019-03-09T09:55:00Z">
            <w:rPr>
              <w:rStyle w:val="Hyperlink"/>
            </w:rPr>
          </w:rPrChange>
        </w:rPr>
        <w:t>10.1016/j.chemolab.2018.02.009</w:t>
      </w:r>
      <w:r w:rsidR="00A52EAC" w:rsidRPr="00A26112">
        <w:rPr>
          <w:rStyle w:val="Hyperlink"/>
          <w:lang w:val="en-GB"/>
          <w:rPrChange w:id="2560" w:author="Tim Challman" w:date="2019-03-09T09:55:00Z">
            <w:rPr>
              <w:rStyle w:val="Hyperlink"/>
            </w:rPr>
          </w:rPrChange>
        </w:rPr>
        <w:fldChar w:fldCharType="end"/>
      </w:r>
      <w:r w:rsidRPr="00A26112">
        <w:rPr>
          <w:lang w:val="en-GB"/>
          <w:rPrChange w:id="2561" w:author="Tim Challman" w:date="2019-03-09T09:55:00Z">
            <w:rPr/>
          </w:rPrChange>
        </w:rPr>
        <w:t>.</w:t>
      </w:r>
    </w:p>
    <w:p w14:paraId="0BEAF0F5" w14:textId="77777777" w:rsidR="0096095D" w:rsidRPr="00A26112" w:rsidRDefault="00CF708D" w:rsidP="004D1D1D">
      <w:pPr>
        <w:pStyle w:val="BodyText"/>
        <w:rPr>
          <w:lang w:val="en-GB"/>
          <w:rPrChange w:id="2562" w:author="Tim Challman" w:date="2019-03-09T09:55:00Z">
            <w:rPr/>
          </w:rPrChange>
        </w:rPr>
      </w:pPr>
      <w:r w:rsidRPr="00A26112">
        <w:rPr>
          <w:lang w:val="en-GB"/>
          <w:rPrChange w:id="2563" w:author="Tim Challman" w:date="2019-03-09T09:55:00Z">
            <w:rPr>
              <w:lang w:val="nb-NO"/>
            </w:rPr>
          </w:rPrChange>
        </w:rPr>
        <w:t xml:space="preserve">Sæbø, Solve, Trygve Almøy, and Inge S. Helland. </w:t>
      </w:r>
      <w:r w:rsidRPr="00A26112">
        <w:rPr>
          <w:lang w:val="en-GB"/>
          <w:rPrChange w:id="2564" w:author="Tim Challman" w:date="2019-03-09T09:55:00Z">
            <w:rPr/>
          </w:rPrChange>
        </w:rPr>
        <w:t xml:space="preserve">2015. “Simrel - A versatile tool for linear model data simulation based on the concept of a relevant subspace and relevant predictors.” </w:t>
      </w:r>
      <w:r w:rsidRPr="00A26112">
        <w:rPr>
          <w:i/>
          <w:lang w:val="en-GB"/>
          <w:rPrChange w:id="2565" w:author="Tim Challman" w:date="2019-03-09T09:55:00Z">
            <w:rPr>
              <w:i/>
            </w:rPr>
          </w:rPrChange>
        </w:rPr>
        <w:t>Chemometrics and Intelligent Laboratory Systems</w:t>
      </w:r>
      <w:r w:rsidRPr="00A26112">
        <w:rPr>
          <w:lang w:val="en-GB"/>
          <w:rPrChange w:id="2566" w:author="Tim Challman" w:date="2019-03-09T09:55:00Z">
            <w:rPr/>
          </w:rPrChange>
        </w:rPr>
        <w:t xml:space="preserve"> 146. Elsevier B.V.: 128–35. doi:</w:t>
      </w:r>
      <w:r w:rsidR="00A52EAC" w:rsidRPr="00A26112">
        <w:rPr>
          <w:lang w:val="en-GB"/>
          <w:rPrChange w:id="2567" w:author="Tim Challman" w:date="2019-03-09T09:55:00Z">
            <w:rPr/>
          </w:rPrChange>
        </w:rPr>
        <w:fldChar w:fldCharType="begin"/>
      </w:r>
      <w:r w:rsidR="00A52EAC" w:rsidRPr="00A26112">
        <w:rPr>
          <w:lang w:val="en-GB"/>
          <w:rPrChange w:id="2568" w:author="Tim Challman" w:date="2019-03-09T09:55:00Z">
            <w:rPr/>
          </w:rPrChange>
        </w:rPr>
        <w:instrText xml:space="preserve"> HYPERLINK "https://doi.org/10.1016/j.chemolab.2015.05.012" \h </w:instrText>
      </w:r>
      <w:r w:rsidR="00A52EAC" w:rsidRPr="00A26112">
        <w:rPr>
          <w:lang w:val="en-GB"/>
          <w:rPrChange w:id="2569" w:author="Tim Challman" w:date="2019-03-09T09:55:00Z">
            <w:rPr>
              <w:rStyle w:val="Hyperlink"/>
            </w:rPr>
          </w:rPrChange>
        </w:rPr>
        <w:fldChar w:fldCharType="separate"/>
      </w:r>
      <w:r w:rsidRPr="00A26112">
        <w:rPr>
          <w:rStyle w:val="Hyperlink"/>
          <w:lang w:val="en-GB"/>
          <w:rPrChange w:id="2570" w:author="Tim Challman" w:date="2019-03-09T09:55:00Z">
            <w:rPr>
              <w:rStyle w:val="Hyperlink"/>
            </w:rPr>
          </w:rPrChange>
        </w:rPr>
        <w:t>10.1016/j.chemolab.2015.05.012</w:t>
      </w:r>
      <w:r w:rsidR="00A52EAC" w:rsidRPr="00A26112">
        <w:rPr>
          <w:rStyle w:val="Hyperlink"/>
          <w:lang w:val="en-GB"/>
          <w:rPrChange w:id="2571" w:author="Tim Challman" w:date="2019-03-09T09:55:00Z">
            <w:rPr>
              <w:rStyle w:val="Hyperlink"/>
            </w:rPr>
          </w:rPrChange>
        </w:rPr>
        <w:fldChar w:fldCharType="end"/>
      </w:r>
      <w:r w:rsidRPr="00A26112">
        <w:rPr>
          <w:lang w:val="en-GB"/>
          <w:rPrChange w:id="2572" w:author="Tim Challman" w:date="2019-03-09T09:55:00Z">
            <w:rPr/>
          </w:rPrChange>
        </w:rPr>
        <w:t>.</w:t>
      </w:r>
      <w:bookmarkStart w:id="2573" w:name="appendix-a"/>
      <w:bookmarkEnd w:id="2573"/>
    </w:p>
    <w:p w14:paraId="4F2A98AE" w14:textId="77777777" w:rsidR="007D7540" w:rsidRPr="00A26112" w:rsidRDefault="007D7540" w:rsidP="004D1D1D">
      <w:pPr>
        <w:pStyle w:val="BodyText"/>
        <w:rPr>
          <w:lang w:val="en-GB"/>
          <w:rPrChange w:id="2574" w:author="Tim Challman" w:date="2019-03-09T09:55:00Z">
            <w:rPr/>
          </w:rPrChange>
        </w:rPr>
      </w:pPr>
    </w:p>
    <w:sectPr w:rsidR="007D7540" w:rsidRPr="00A26112" w:rsidSect="003B744F">
      <w:pgSz w:w="11900" w:h="16840" w:code="9"/>
      <w:pgMar w:top="1417" w:right="1417" w:bottom="1417" w:left="1417"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Tim Challman" w:date="2019-03-09T07:35:00Z" w:initials="TC">
    <w:p w14:paraId="3D2449B8" w14:textId="77777777" w:rsidR="00894A34" w:rsidRDefault="00894A34">
      <w:pPr>
        <w:pStyle w:val="CommentText"/>
      </w:pPr>
      <w:r>
        <w:rPr>
          <w:rStyle w:val="CommentReference"/>
        </w:rPr>
        <w:annotationRef/>
      </w:r>
      <w:r>
        <w:t>There is no real need to capitalize data science. It is not common to do so, and when it is capitalized, it is normally a name of a course of study.</w:t>
      </w:r>
    </w:p>
    <w:p w14:paraId="342CE16D" w14:textId="77777777" w:rsidR="00894A34" w:rsidRDefault="00894A34">
      <w:pPr>
        <w:pStyle w:val="CommentText"/>
      </w:pPr>
      <w:r>
        <w:t xml:space="preserve">In this sentence, I would suggest ‘While </w:t>
      </w:r>
      <w:r w:rsidRPr="00894A34">
        <w:rPr>
          <w:i/>
        </w:rPr>
        <w:t>data scientists</w:t>
      </w:r>
      <w:r>
        <w:t xml:space="preserve"> are battling…’  The discipline itself isn’t battling.</w:t>
      </w:r>
    </w:p>
  </w:comment>
  <w:comment w:id="85" w:author="Tim Challman" w:date="2019-03-09T07:53:00Z" w:initials="TC">
    <w:p w14:paraId="38D0D44F" w14:textId="77777777" w:rsidR="001D3122" w:rsidRDefault="001D3122">
      <w:pPr>
        <w:pStyle w:val="CommentText"/>
      </w:pPr>
      <w:r>
        <w:rPr>
          <w:rStyle w:val="CommentReference"/>
        </w:rPr>
        <w:annotationRef/>
      </w:r>
      <w:r>
        <w:t xml:space="preserve">You use in-text hyperlinks, which is fine, particularly if the article is to be published online. But of course </w:t>
      </w:r>
      <w:r w:rsidR="0019658C">
        <w:t xml:space="preserve">there would be no benefit from HTML links in </w:t>
      </w:r>
      <w:r>
        <w:t>a printed version of the</w:t>
      </w:r>
      <w:r w:rsidR="0019658C">
        <w:t xml:space="preserve"> article, for example in a scholarly journal.  I am assuming you have a reason for including these in the paper.</w:t>
      </w:r>
    </w:p>
    <w:p w14:paraId="3E6DC001" w14:textId="77777777" w:rsidR="0019658C" w:rsidRDefault="0019658C">
      <w:pPr>
        <w:pStyle w:val="CommentText"/>
      </w:pPr>
      <w:r>
        <w:t>By the way, when I hold down Ctrl and click the dates, I am not redirected, as expected, to the reference that is cited, but instead to the top of the article.  I don’t know why.</w:t>
      </w:r>
    </w:p>
  </w:comment>
  <w:comment w:id="466" w:author="Tim Challman" w:date="2019-03-09T08:06:00Z" w:initials="TC">
    <w:p w14:paraId="136BB005" w14:textId="77777777" w:rsidR="00F27F4C" w:rsidRDefault="00F27F4C">
      <w:pPr>
        <w:pStyle w:val="CommentText"/>
      </w:pPr>
      <w:r>
        <w:rPr>
          <w:rStyle w:val="CommentReference"/>
        </w:rPr>
        <w:annotationRef/>
      </w:r>
      <w:r>
        <w:t>To be consistent, you could use this variant each time you cite R. Dennis Cook, or better yet, simply write ‘Cook’ since you do not cite first names of any of the other authors.</w:t>
      </w:r>
    </w:p>
  </w:comment>
  <w:comment w:id="706" w:author="Tim Challman" w:date="2019-03-09T08:41:00Z" w:initials="TC">
    <w:p w14:paraId="254C7880" w14:textId="77777777" w:rsidR="00AB3E20" w:rsidRDefault="00AB3E20">
      <w:pPr>
        <w:pStyle w:val="CommentText"/>
      </w:pPr>
      <w:r>
        <w:rPr>
          <w:rStyle w:val="CommentReference"/>
        </w:rPr>
        <w:annotationRef/>
      </w:r>
      <w:r>
        <w:t>This is very difficult to understand. Does it mean ‘</w:t>
      </w:r>
      <w:r w:rsidRPr="0060689C">
        <w:rPr>
          <w:i/>
        </w:rPr>
        <w:t>argued that this produced efficiency gains that were greater than those derived by using individual envelop</w:t>
      </w:r>
      <w:r w:rsidR="0060689C">
        <w:rPr>
          <w:i/>
        </w:rPr>
        <w:t>e</w:t>
      </w:r>
      <w:r w:rsidRPr="0060689C">
        <w:rPr>
          <w:i/>
        </w:rPr>
        <w:t xml:space="preserve">s </w:t>
      </w:r>
      <w:r w:rsidR="0060689C">
        <w:rPr>
          <w:i/>
        </w:rPr>
        <w:t>for</w:t>
      </w:r>
      <w:r w:rsidRPr="0060689C">
        <w:rPr>
          <w:i/>
        </w:rPr>
        <w:t xml:space="preserve"> either the responses or the predictors</w:t>
      </w:r>
      <w:r w:rsidR="0060689C">
        <w:rPr>
          <w:i/>
        </w:rPr>
        <w:t xml:space="preserve"> separately</w:t>
      </w:r>
      <w:r w:rsidR="0060689C" w:rsidRPr="0060689C">
        <w:rPr>
          <w:i/>
        </w:rPr>
        <w:t xml:space="preserve">’ </w:t>
      </w:r>
      <w:r w:rsidR="0060689C">
        <w:t>?  If not, then the sentence should be rewritten for clarity.</w:t>
      </w:r>
    </w:p>
  </w:comment>
  <w:comment w:id="765" w:author="Tim Challman" w:date="2019-03-09T08:52:00Z" w:initials="TC">
    <w:p w14:paraId="01B78153" w14:textId="77777777" w:rsidR="0060689C" w:rsidRDefault="0060689C">
      <w:pPr>
        <w:pStyle w:val="CommentText"/>
      </w:pPr>
      <w:r>
        <w:rPr>
          <w:rStyle w:val="CommentReference"/>
        </w:rPr>
        <w:annotationRef/>
      </w:r>
      <w:r>
        <w:t>As it stands, this is a fragment beginning with ‘since…’. The reader will not understand.  Should this fragment be part of the preceding sentence? or should it be an independent sentence starting with “Only a simultaneous envelope allows us…etc.”</w:t>
      </w:r>
    </w:p>
  </w:comment>
  <w:comment w:id="947" w:author="Tim Challman" w:date="2019-03-09T09:03:00Z" w:initials="TC">
    <w:p w14:paraId="77E8F0D1" w14:textId="77777777" w:rsidR="005F62B4" w:rsidRDefault="005F62B4">
      <w:pPr>
        <w:pStyle w:val="CommentText"/>
      </w:pPr>
      <w:r>
        <w:rPr>
          <w:rStyle w:val="CommentReference"/>
        </w:rPr>
        <w:annotationRef/>
      </w:r>
      <w:r>
        <w:t>Do you mean “most of the remainder left by the first principal component”?</w:t>
      </w:r>
    </w:p>
  </w:comment>
  <w:comment w:id="979" w:author="Tim Challman" w:date="2019-03-09T08:19:00Z" w:initials="TC">
    <w:p w14:paraId="3E6B6D73" w14:textId="77777777" w:rsidR="00E16BB4" w:rsidRDefault="00E16BB4">
      <w:pPr>
        <w:pStyle w:val="CommentText"/>
      </w:pPr>
      <w:r>
        <w:rPr>
          <w:rStyle w:val="CommentReference"/>
        </w:rPr>
        <w:annotationRef/>
      </w:r>
      <w:r>
        <w:t xml:space="preserve">The indefinite article is “a” </w:t>
      </w:r>
      <w:r w:rsidR="005F62B4">
        <w:t xml:space="preserve">when </w:t>
      </w:r>
      <w:r>
        <w:t xml:space="preserve">preceding a semi-consonant (the </w:t>
      </w:r>
      <w:r w:rsidR="00A60676">
        <w:t>“u” in /ju’ni:ke</w:t>
      </w:r>
      <w:r>
        <w:t>/)</w:t>
      </w:r>
    </w:p>
  </w:comment>
  <w:comment w:id="1001" w:author="Tim Challman" w:date="2019-03-09T09:07:00Z" w:initials="TC">
    <w:p w14:paraId="3A52B85C" w14:textId="77777777" w:rsidR="00436849" w:rsidRDefault="00436849">
      <w:pPr>
        <w:pStyle w:val="CommentText"/>
      </w:pPr>
      <w:r>
        <w:rPr>
          <w:rStyle w:val="CommentReference"/>
        </w:rPr>
        <w:annotationRef/>
      </w:r>
      <w:r>
        <w:t>Is something missing here between “to” and “and”, or should the and be deleted?</w:t>
      </w:r>
    </w:p>
  </w:comment>
  <w:comment w:id="2066" w:author="Tim Challman" w:date="2019-03-09T10:06:00Z" w:initials="TC">
    <w:p w14:paraId="12776443" w14:textId="77777777" w:rsidR="00675376" w:rsidRDefault="00675376">
      <w:pPr>
        <w:pStyle w:val="CommentText"/>
      </w:pPr>
      <w:r>
        <w:rPr>
          <w:rStyle w:val="CommentReference"/>
        </w:rPr>
        <w:annotationRef/>
      </w:r>
      <w:r>
        <w:t>not a wrong word, but it is a synonym for covariance, so I would suggest writing ‘covariance’ here as well.</w:t>
      </w:r>
    </w:p>
  </w:comment>
  <w:comment w:id="2233" w:author="Tim Challman" w:date="2019-03-09T10:17:00Z" w:initials="TC">
    <w:p w14:paraId="094E12B8" w14:textId="77777777" w:rsidR="00BD7525" w:rsidRDefault="00BD7525">
      <w:pPr>
        <w:pStyle w:val="CommentText"/>
      </w:pPr>
      <w:r>
        <w:rPr>
          <w:rStyle w:val="CommentReference"/>
        </w:rPr>
        <w:annotationRef/>
      </w:r>
      <w:r>
        <w:t>Check please. The original was a fragment. Does the sentence, as changed, now say what you intended?</w:t>
      </w:r>
    </w:p>
  </w:comment>
  <w:comment w:id="2245" w:author="Tim Challman" w:date="2019-03-09T10:18:00Z" w:initials="TC">
    <w:p w14:paraId="1330CF0C" w14:textId="77777777" w:rsidR="00BD7525" w:rsidRDefault="00BD7525">
      <w:pPr>
        <w:pStyle w:val="CommentText"/>
      </w:pPr>
      <w:r>
        <w:rPr>
          <w:rStyle w:val="CommentReference"/>
        </w:rPr>
        <w:annotationRef/>
      </w:r>
      <w:r>
        <w:t>The reader does not understand.  What is a “different nature of data”?</w:t>
      </w:r>
    </w:p>
  </w:comment>
  <w:comment w:id="2258" w:author="Tim Challman" w:date="2019-03-09T10:19:00Z" w:initials="TC">
    <w:p w14:paraId="5283CDA9" w14:textId="77777777" w:rsidR="00BD7525" w:rsidRDefault="00BD7525">
      <w:pPr>
        <w:pStyle w:val="CommentText"/>
      </w:pPr>
      <w:r>
        <w:rPr>
          <w:rStyle w:val="CommentReference"/>
        </w:rPr>
        <w:annotationRef/>
      </w:r>
      <w:r>
        <w:t xml:space="preserve">ditto.  </w:t>
      </w:r>
    </w:p>
  </w:comment>
  <w:comment w:id="2276" w:author="Tim Challman" w:date="2019-03-09T09:51:00Z" w:initials="TC">
    <w:p w14:paraId="25759F1E" w14:textId="77777777" w:rsidR="00A26112" w:rsidRDefault="00A26112">
      <w:pPr>
        <w:pStyle w:val="CommentText"/>
      </w:pPr>
      <w:r>
        <w:rPr>
          <w:rStyle w:val="CommentReference"/>
        </w:rPr>
        <w:annotationRef/>
      </w:r>
      <w:r>
        <w:t>effect? or impact?</w:t>
      </w:r>
      <w:r w:rsidR="00BD7525">
        <w:t xml:space="preserve"> performance?</w:t>
      </w:r>
      <w:r>
        <w:t xml:space="preserve"> (methods do not normally have a ‘behavio</w:t>
      </w:r>
      <w:r w:rsidR="00BD7525">
        <w:t>u</w:t>
      </w:r>
      <w:r>
        <w:t>ral’ property)</w:t>
      </w:r>
    </w:p>
  </w:comment>
  <w:comment w:id="2327" w:author="Tim Challman" w:date="2019-03-09T08:30:00Z" w:initials="TC">
    <w:p w14:paraId="2C6609C2" w14:textId="77777777" w:rsidR="00A60676" w:rsidRDefault="00A60676">
      <w:pPr>
        <w:pStyle w:val="CommentText"/>
      </w:pPr>
      <w:r>
        <w:rPr>
          <w:rStyle w:val="CommentReference"/>
        </w:rPr>
        <w:annotationRef/>
      </w:r>
      <w:r>
        <w:t>throughout the writing of this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2CE16D" w15:done="0"/>
  <w15:commentEx w15:paraId="3E6DC001" w15:done="0"/>
  <w15:commentEx w15:paraId="136BB005" w15:done="0"/>
  <w15:commentEx w15:paraId="254C7880" w15:done="0"/>
  <w15:commentEx w15:paraId="01B78153" w15:done="0"/>
  <w15:commentEx w15:paraId="77E8F0D1" w15:done="0"/>
  <w15:commentEx w15:paraId="3E6B6D73" w15:done="0"/>
  <w15:commentEx w15:paraId="3A52B85C" w15:done="0"/>
  <w15:commentEx w15:paraId="12776443" w15:done="0"/>
  <w15:commentEx w15:paraId="094E12B8" w15:done="0"/>
  <w15:commentEx w15:paraId="1330CF0C" w15:done="0"/>
  <w15:commentEx w15:paraId="5283CDA9" w15:done="0"/>
  <w15:commentEx w15:paraId="25759F1E" w15:done="0"/>
  <w15:commentEx w15:paraId="2C6609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2CE16D" w16cid:durableId="2035EA07"/>
  <w16cid:commentId w16cid:paraId="3E6DC001" w16cid:durableId="2035EA08"/>
  <w16cid:commentId w16cid:paraId="136BB005" w16cid:durableId="2035EA09"/>
  <w16cid:commentId w16cid:paraId="254C7880" w16cid:durableId="2035EA0A"/>
  <w16cid:commentId w16cid:paraId="01B78153" w16cid:durableId="2035EA0B"/>
  <w16cid:commentId w16cid:paraId="77E8F0D1" w16cid:durableId="2035EA0C"/>
  <w16cid:commentId w16cid:paraId="3E6B6D73" w16cid:durableId="2035EA0D"/>
  <w16cid:commentId w16cid:paraId="3A52B85C" w16cid:durableId="2035EA0E"/>
  <w16cid:commentId w16cid:paraId="12776443" w16cid:durableId="2035EA0F"/>
  <w16cid:commentId w16cid:paraId="094E12B8" w16cid:durableId="2035EA10"/>
  <w16cid:commentId w16cid:paraId="1330CF0C" w16cid:durableId="2035EA11"/>
  <w16cid:commentId w16cid:paraId="5283CDA9" w16cid:durableId="2035EA12"/>
  <w16cid:commentId w16cid:paraId="25759F1E" w16cid:durableId="2035EA13"/>
  <w16cid:commentId w16cid:paraId="2C6609C2" w16cid:durableId="2035EA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6C330" w14:textId="77777777" w:rsidR="00675228" w:rsidRDefault="00675228">
      <w:pPr>
        <w:spacing w:after="0" w:line="240" w:lineRule="auto"/>
      </w:pPr>
      <w:r>
        <w:separator/>
      </w:r>
    </w:p>
  </w:endnote>
  <w:endnote w:type="continuationSeparator" w:id="0">
    <w:p w14:paraId="37ECE7A2" w14:textId="77777777" w:rsidR="00675228" w:rsidRDefault="00675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altName w:val="Sitka Small"/>
    <w:panose1 w:val="02020404030301010803"/>
    <w:charset w:val="00"/>
    <w:family w:val="roman"/>
    <w:pitch w:val="variable"/>
    <w:sig w:usb0="00000287" w:usb1="00000000" w:usb2="00000000" w:usb3="00000000" w:csb0="0000009F" w:csb1="00000000"/>
  </w:font>
  <w:font w:name="Mangal">
    <w:panose1 w:val="02040503050203030202"/>
    <w:charset w:val="01"/>
    <w:family w:val="roman"/>
    <w:notTrueType/>
    <w:pitch w:val="variable"/>
    <w:sig w:usb0="00002000" w:usb1="00000000" w:usb2="00000000" w:usb3="00000000" w:csb0="00000000"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B68D8D" w14:textId="77777777" w:rsidR="00675228" w:rsidRDefault="00675228">
      <w:r>
        <w:separator/>
      </w:r>
    </w:p>
  </w:footnote>
  <w:footnote w:type="continuationSeparator" w:id="0">
    <w:p w14:paraId="03519DF6" w14:textId="77777777" w:rsidR="00675228" w:rsidRDefault="006752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279475"/>
    <w:multiLevelType w:val="multilevel"/>
    <w:tmpl w:val="D43818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30807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8F7E640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4C0E8CE"/>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50E3B4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01C65C02"/>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5D4814E0"/>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F6DACC9C"/>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632E6924"/>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47446E6C"/>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FB6980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F6CC58E"/>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74C78F9"/>
    <w:multiLevelType w:val="hybridMultilevel"/>
    <w:tmpl w:val="53520BFE"/>
    <w:lvl w:ilvl="0" w:tplc="E4BEEF18">
      <w:start w:val="1"/>
      <w:numFmt w:val="bullet"/>
      <w:lvlText w:val=""/>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712E94"/>
    <w:multiLevelType w:val="hybridMultilevel"/>
    <w:tmpl w:val="386C0AB2"/>
    <w:lvl w:ilvl="0" w:tplc="7B169446">
      <w:start w:val="1"/>
      <w:numFmt w:val="bullet"/>
      <w:lvlText w:val=""/>
      <w:lvlJc w:val="left"/>
      <w:pPr>
        <w:ind w:left="425" w:hanging="42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899182"/>
    <w:multiLevelType w:val="multilevel"/>
    <w:tmpl w:val="239C617A"/>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3"/>
  </w:num>
  <w:num w:numId="6">
    <w:abstractNumId w:val="4"/>
  </w:num>
  <w:num w:numId="7">
    <w:abstractNumId w:val="5"/>
  </w:num>
  <w:num w:numId="8">
    <w:abstractNumId w:val="10"/>
  </w:num>
  <w:num w:numId="9">
    <w:abstractNumId w:val="6"/>
  </w:num>
  <w:num w:numId="10">
    <w:abstractNumId w:val="7"/>
  </w:num>
  <w:num w:numId="11">
    <w:abstractNumId w:val="8"/>
  </w:num>
  <w:num w:numId="12">
    <w:abstractNumId w:val="9"/>
  </w:num>
  <w:num w:numId="13">
    <w:abstractNumId w:val="11"/>
  </w:num>
  <w:num w:numId="14">
    <w:abstractNumId w:val="13"/>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 Challman">
    <w15:presenceInfo w15:providerId="Windows Live" w15:userId="f1a34cb8d5598f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embedSystemFonts/>
  <w:activeWritingStyle w:appName="MSWord" w:lang="nb-NO" w:vendorID="64" w:dllVersion="6" w:nlCheck="1" w:checkStyle="0"/>
  <w:activeWritingStyle w:appName="MSWord" w:lang="en-US" w:vendorID="64" w:dllVersion="6" w:nlCheck="1" w:checkStyle="1"/>
  <w:activeWritingStyle w:appName="MSWord" w:lang="en-GB"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5EFF"/>
    <w:rsid w:val="0019658C"/>
    <w:rsid w:val="001D3122"/>
    <w:rsid w:val="00252388"/>
    <w:rsid w:val="002E0E1D"/>
    <w:rsid w:val="00302F8A"/>
    <w:rsid w:val="00397C41"/>
    <w:rsid w:val="003A34EE"/>
    <w:rsid w:val="003B744F"/>
    <w:rsid w:val="003F0D48"/>
    <w:rsid w:val="0043368A"/>
    <w:rsid w:val="00436849"/>
    <w:rsid w:val="00463C65"/>
    <w:rsid w:val="004D1D1D"/>
    <w:rsid w:val="004E29B3"/>
    <w:rsid w:val="004F702A"/>
    <w:rsid w:val="00567242"/>
    <w:rsid w:val="00590D07"/>
    <w:rsid w:val="005F62B4"/>
    <w:rsid w:val="0060689C"/>
    <w:rsid w:val="00613705"/>
    <w:rsid w:val="00642EC1"/>
    <w:rsid w:val="00675228"/>
    <w:rsid w:val="00675376"/>
    <w:rsid w:val="0069272E"/>
    <w:rsid w:val="00784D58"/>
    <w:rsid w:val="00785E4C"/>
    <w:rsid w:val="007D7540"/>
    <w:rsid w:val="007E529D"/>
    <w:rsid w:val="00826A92"/>
    <w:rsid w:val="008904D8"/>
    <w:rsid w:val="00894A34"/>
    <w:rsid w:val="008C502E"/>
    <w:rsid w:val="008D6863"/>
    <w:rsid w:val="0094056D"/>
    <w:rsid w:val="00955245"/>
    <w:rsid w:val="0096095D"/>
    <w:rsid w:val="00A22BE6"/>
    <w:rsid w:val="00A26112"/>
    <w:rsid w:val="00A52EAC"/>
    <w:rsid w:val="00A60676"/>
    <w:rsid w:val="00AB3E20"/>
    <w:rsid w:val="00AB48B8"/>
    <w:rsid w:val="00AE4456"/>
    <w:rsid w:val="00B0058B"/>
    <w:rsid w:val="00B86B75"/>
    <w:rsid w:val="00BC48D5"/>
    <w:rsid w:val="00BD7525"/>
    <w:rsid w:val="00C36279"/>
    <w:rsid w:val="00CA0A32"/>
    <w:rsid w:val="00CE5B26"/>
    <w:rsid w:val="00CF708D"/>
    <w:rsid w:val="00E16BB4"/>
    <w:rsid w:val="00E315A3"/>
    <w:rsid w:val="00F27F4C"/>
    <w:rsid w:val="00F317F7"/>
    <w:rsid w:val="00FC0A61"/>
  </w:rsids>
  <m:mathPr>
    <m:mathFont m:val="Cambria Math"/>
    <m:brkBin m:val="before"/>
    <m:brkBinSub m:val="--"/>
    <m:smallFrac m:val="0"/>
    <m:dispDef m:val="0"/>
    <m:lMargin m:val="0"/>
    <m:rMargin m:val="0"/>
    <m:defJc m:val="centerGroup"/>
    <m:wrapRight/>
    <m:intLim m:val="subSup"/>
    <m:naryLim m:val="subSup"/>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B7BFB"/>
  <w15:docId w15:val="{76BB4D36-08C1-7B4F-BAF9-045422059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744F"/>
    <w:pPr>
      <w:jc w:val="both"/>
    </w:p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5C6C1E"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83992A"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83992A"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83992A"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83992A"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5C6C1E"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826A92"/>
    <w:pPr>
      <w:keepNext/>
      <w:keepLines/>
      <w:spacing w:before="300" w:after="300"/>
      <w:jc w:val="center"/>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Pr>
      <w:i/>
    </w:rPr>
  </w:style>
  <w:style w:type="paragraph" w:customStyle="1" w:styleId="TableCaption">
    <w:name w:val="Table Caption"/>
    <w:basedOn w:val="Caption"/>
    <w:pPr>
      <w:keepNext/>
    </w:pPr>
  </w:style>
  <w:style w:type="paragraph" w:customStyle="1" w:styleId="ImageCaption">
    <w:name w:val="Image Caption"/>
    <w:basedOn w:val="Caption"/>
    <w:rsid w:val="003B744F"/>
    <w:pPr>
      <w:jc w:val="center"/>
    </w:pPr>
  </w:style>
  <w:style w:type="paragraph" w:customStyle="1" w:styleId="Figure">
    <w:name w:val="Figure"/>
    <w:basedOn w:val="Normal"/>
  </w:style>
  <w:style w:type="paragraph" w:customStyle="1" w:styleId="FigurewithCaption">
    <w:name w:val="Figure with Caption"/>
    <w:basedOn w:val="Figure"/>
    <w:rsid w:val="003B744F"/>
    <w:pPr>
      <w:keepNext/>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55245"/>
    <w:rPr>
      <w:rFonts w:ascii="Consolas" w:hAnsi="Consolas"/>
    </w:rPr>
  </w:style>
  <w:style w:type="character" w:styleId="FootnoteReference">
    <w:name w:val="footnote reference"/>
    <w:basedOn w:val="CaptionChar"/>
    <w:rPr>
      <w:vertAlign w:val="superscript"/>
    </w:rPr>
  </w:style>
  <w:style w:type="character" w:styleId="Hyperlink">
    <w:name w:val="Hyperlink"/>
    <w:basedOn w:val="CaptionChar"/>
    <w:rPr>
      <w:color w:val="83992A"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61721F" w:themeColor="accent1" w:themeShade="BF"/>
    </w:rPr>
  </w:style>
  <w:style w:type="paragraph" w:customStyle="1" w:styleId="SourceCode">
    <w:name w:val="Source Code"/>
    <w:basedOn w:val="Normal"/>
    <w:link w:val="VerbatimChar"/>
    <w:rsid w:val="00955245"/>
    <w:pPr>
      <w:wordWrap w:val="0"/>
    </w:pPr>
    <w:rPr>
      <w:rFonts w:ascii="Consolas" w:hAnsi="Consolas"/>
    </w:rPr>
  </w:style>
  <w:style w:type="character" w:customStyle="1" w:styleId="KeywordTok">
    <w:name w:val="KeywordTok"/>
    <w:basedOn w:val="VerbatimChar"/>
    <w:rsid w:val="00955245"/>
    <w:rPr>
      <w:rFonts w:ascii="Consolas" w:hAnsi="Consolas"/>
      <w:b/>
      <w:color w:val="204A87"/>
      <w:sz w:val="20"/>
      <w:bdr w:val="none" w:sz="0" w:space="0" w:color="auto"/>
      <w:shd w:val="clear" w:color="auto" w:fill="auto"/>
    </w:rPr>
  </w:style>
  <w:style w:type="character" w:customStyle="1" w:styleId="DataTypeTok">
    <w:name w:val="DataTypeTok"/>
    <w:basedOn w:val="VerbatimChar"/>
    <w:rsid w:val="00955245"/>
    <w:rPr>
      <w:rFonts w:ascii="Consolas" w:hAnsi="Consolas"/>
      <w:color w:val="204A87"/>
      <w:sz w:val="20"/>
      <w:bdr w:val="none" w:sz="0" w:space="0" w:color="auto"/>
      <w:shd w:val="clear" w:color="auto" w:fill="auto"/>
    </w:rPr>
  </w:style>
  <w:style w:type="character" w:customStyle="1" w:styleId="DecValTok">
    <w:name w:val="DecValTok"/>
    <w:basedOn w:val="VerbatimChar"/>
    <w:rsid w:val="00955245"/>
    <w:rPr>
      <w:rFonts w:ascii="Consolas" w:hAnsi="Consolas"/>
      <w:color w:val="0000CF"/>
      <w:sz w:val="20"/>
      <w:bdr w:val="none" w:sz="0" w:space="0" w:color="auto"/>
      <w:shd w:val="clear" w:color="auto" w:fill="auto"/>
    </w:rPr>
  </w:style>
  <w:style w:type="character" w:customStyle="1" w:styleId="BaseNTok">
    <w:name w:val="BaseNTok"/>
    <w:basedOn w:val="VerbatimChar"/>
    <w:rPr>
      <w:rFonts w:ascii="Consolas" w:hAnsi="Consolas"/>
      <w:color w:val="0000CF"/>
      <w:shd w:val="clear" w:color="auto" w:fill="F8F8F8"/>
    </w:rPr>
  </w:style>
  <w:style w:type="character" w:customStyle="1" w:styleId="FloatTok">
    <w:name w:val="FloatTok"/>
    <w:basedOn w:val="VerbatimChar"/>
    <w:rsid w:val="00955245"/>
    <w:rPr>
      <w:rFonts w:ascii="Consolas" w:hAnsi="Consolas"/>
      <w:color w:val="0000CF"/>
      <w:sz w:val="20"/>
      <w:bdr w:val="none" w:sz="0" w:space="0" w:color="auto"/>
      <w:shd w:val="clear" w:color="auto" w:fill="auto"/>
    </w:rPr>
  </w:style>
  <w:style w:type="character" w:customStyle="1" w:styleId="ConstantTok">
    <w:name w:val="ConstantTok"/>
    <w:basedOn w:val="VerbatimChar"/>
    <w:rPr>
      <w:rFonts w:ascii="Consolas" w:hAnsi="Consolas"/>
      <w:color w:val="000000"/>
      <w:shd w:val="clear" w:color="auto" w:fill="F8F8F8"/>
    </w:rPr>
  </w:style>
  <w:style w:type="character" w:customStyle="1" w:styleId="CharTok">
    <w:name w:val="CharTok"/>
    <w:basedOn w:val="VerbatimChar"/>
    <w:rPr>
      <w:rFonts w:ascii="Consolas" w:hAnsi="Consolas"/>
      <w:color w:val="4E9A06"/>
      <w:shd w:val="clear" w:color="auto" w:fill="F8F8F8"/>
    </w:rPr>
  </w:style>
  <w:style w:type="character" w:customStyle="1" w:styleId="SpecialCharTok">
    <w:name w:val="SpecialCharTok"/>
    <w:basedOn w:val="VerbatimChar"/>
    <w:rPr>
      <w:rFonts w:ascii="Consolas" w:hAnsi="Consolas"/>
      <w:color w:val="000000"/>
      <w:shd w:val="clear" w:color="auto" w:fill="F8F8F8"/>
    </w:rPr>
  </w:style>
  <w:style w:type="character" w:customStyle="1" w:styleId="StringTok">
    <w:name w:val="StringTok"/>
    <w:basedOn w:val="VerbatimChar"/>
    <w:rsid w:val="00955245"/>
    <w:rPr>
      <w:rFonts w:ascii="Consolas" w:hAnsi="Consolas"/>
      <w:color w:val="4E9A06"/>
      <w:sz w:val="20"/>
      <w:bdr w:val="none" w:sz="0" w:space="0" w:color="auto"/>
      <w:shd w:val="clear" w:color="auto" w:fill="auto"/>
    </w:rPr>
  </w:style>
  <w:style w:type="character" w:customStyle="1" w:styleId="VerbatimStringTok">
    <w:name w:val="VerbatimStringTok"/>
    <w:basedOn w:val="VerbatimChar"/>
    <w:rPr>
      <w:rFonts w:ascii="Consolas" w:hAnsi="Consolas"/>
      <w:color w:val="4E9A06"/>
      <w:shd w:val="clear" w:color="auto" w:fill="F8F8F8"/>
    </w:rPr>
  </w:style>
  <w:style w:type="character" w:customStyle="1" w:styleId="SpecialStringTok">
    <w:name w:val="SpecialStringTok"/>
    <w:basedOn w:val="VerbatimChar"/>
    <w:rPr>
      <w:rFonts w:ascii="Consolas" w:hAnsi="Consolas"/>
      <w:color w:val="4E9A06"/>
      <w:shd w:val="clear" w:color="auto" w:fill="F8F8F8"/>
    </w:rPr>
  </w:style>
  <w:style w:type="character" w:customStyle="1" w:styleId="ImportTok">
    <w:name w:val="ImportTok"/>
    <w:basedOn w:val="VerbatimChar"/>
    <w:rPr>
      <w:rFonts w:ascii="Consolas" w:hAnsi="Consolas"/>
      <w:shd w:val="clear" w:color="auto" w:fill="F8F8F8"/>
    </w:rPr>
  </w:style>
  <w:style w:type="character" w:customStyle="1" w:styleId="CommentTok">
    <w:name w:val="CommentTok"/>
    <w:basedOn w:val="VerbatimChar"/>
    <w:rPr>
      <w:rFonts w:ascii="Consolas" w:hAnsi="Consolas"/>
      <w:i/>
      <w:color w:val="8F5902"/>
      <w:shd w:val="clear" w:color="auto" w:fill="F8F8F8"/>
    </w:rPr>
  </w:style>
  <w:style w:type="character" w:customStyle="1" w:styleId="DocumentationTok">
    <w:name w:val="DocumentationTok"/>
    <w:basedOn w:val="VerbatimChar"/>
    <w:rPr>
      <w:rFonts w:ascii="Consolas" w:hAnsi="Consolas"/>
      <w:b/>
      <w:i/>
      <w:color w:val="8F5902"/>
      <w:shd w:val="clear" w:color="auto" w:fill="F8F8F8"/>
    </w:rPr>
  </w:style>
  <w:style w:type="character" w:customStyle="1" w:styleId="AnnotationTok">
    <w:name w:val="AnnotationTok"/>
    <w:basedOn w:val="VerbatimChar"/>
    <w:rPr>
      <w:rFonts w:ascii="Consolas" w:hAnsi="Consolas"/>
      <w:b/>
      <w:i/>
      <w:color w:val="8F5902"/>
      <w:shd w:val="clear" w:color="auto" w:fill="F8F8F8"/>
    </w:rPr>
  </w:style>
  <w:style w:type="character" w:customStyle="1" w:styleId="CommentVarTok">
    <w:name w:val="CommentVarTok"/>
    <w:basedOn w:val="VerbatimChar"/>
    <w:rPr>
      <w:rFonts w:ascii="Consolas" w:hAnsi="Consolas"/>
      <w:b/>
      <w:i/>
      <w:color w:val="8F5902"/>
      <w:shd w:val="clear" w:color="auto" w:fill="F8F8F8"/>
    </w:rPr>
  </w:style>
  <w:style w:type="character" w:customStyle="1" w:styleId="OtherTok">
    <w:name w:val="OtherTok"/>
    <w:basedOn w:val="VerbatimChar"/>
    <w:rPr>
      <w:rFonts w:ascii="Consolas" w:hAnsi="Consolas"/>
      <w:color w:val="8F5902"/>
      <w:shd w:val="clear" w:color="auto" w:fill="F8F8F8"/>
    </w:rPr>
  </w:style>
  <w:style w:type="character" w:customStyle="1" w:styleId="FunctionTok">
    <w:name w:val="FunctionTok"/>
    <w:basedOn w:val="VerbatimChar"/>
    <w:rPr>
      <w:rFonts w:ascii="Consolas" w:hAnsi="Consolas"/>
      <w:color w:val="000000"/>
      <w:shd w:val="clear" w:color="auto" w:fill="F8F8F8"/>
    </w:rPr>
  </w:style>
  <w:style w:type="character" w:customStyle="1" w:styleId="VariableTok">
    <w:name w:val="VariableTok"/>
    <w:basedOn w:val="VerbatimChar"/>
    <w:rPr>
      <w:rFonts w:ascii="Consolas" w:hAnsi="Consolas"/>
      <w:color w:val="000000"/>
      <w:shd w:val="clear" w:color="auto" w:fill="F8F8F8"/>
    </w:rPr>
  </w:style>
  <w:style w:type="character" w:customStyle="1" w:styleId="ControlFlowTok">
    <w:name w:val="ControlFlowTok"/>
    <w:basedOn w:val="VerbatimChar"/>
    <w:rPr>
      <w:rFonts w:ascii="Consolas" w:hAnsi="Consolas"/>
      <w:b/>
      <w:color w:val="204A87"/>
      <w:shd w:val="clear" w:color="auto" w:fill="F8F8F8"/>
    </w:rPr>
  </w:style>
  <w:style w:type="character" w:customStyle="1" w:styleId="OperatorTok">
    <w:name w:val="OperatorTok"/>
    <w:basedOn w:val="VerbatimChar"/>
    <w:rPr>
      <w:rFonts w:ascii="Consolas" w:hAnsi="Consolas"/>
      <w:b/>
      <w:color w:val="CE5C00"/>
      <w:shd w:val="clear" w:color="auto" w:fill="F8F8F8"/>
    </w:rPr>
  </w:style>
  <w:style w:type="character" w:customStyle="1" w:styleId="BuiltInTok">
    <w:name w:val="BuiltInTok"/>
    <w:basedOn w:val="VerbatimChar"/>
    <w:rPr>
      <w:rFonts w:ascii="Consolas" w:hAnsi="Consolas"/>
      <w:shd w:val="clear" w:color="auto" w:fill="F8F8F8"/>
    </w:rPr>
  </w:style>
  <w:style w:type="character" w:customStyle="1" w:styleId="ExtensionTok">
    <w:name w:val="ExtensionTok"/>
    <w:basedOn w:val="VerbatimChar"/>
    <w:rPr>
      <w:rFonts w:ascii="Consolas" w:hAnsi="Consolas"/>
      <w:shd w:val="clear" w:color="auto" w:fill="F8F8F8"/>
    </w:rPr>
  </w:style>
  <w:style w:type="character" w:customStyle="1" w:styleId="PreprocessorTok">
    <w:name w:val="PreprocessorTok"/>
    <w:basedOn w:val="VerbatimChar"/>
    <w:rPr>
      <w:rFonts w:ascii="Consolas" w:hAnsi="Consolas"/>
      <w:i/>
      <w:color w:val="8F5902"/>
      <w:shd w:val="clear" w:color="auto" w:fill="F8F8F8"/>
    </w:rPr>
  </w:style>
  <w:style w:type="character" w:customStyle="1" w:styleId="AttributeTok">
    <w:name w:val="AttributeTok"/>
    <w:basedOn w:val="VerbatimChar"/>
    <w:rPr>
      <w:rFonts w:ascii="Consolas" w:hAnsi="Consolas"/>
      <w:color w:val="C4A000"/>
      <w:shd w:val="clear" w:color="auto" w:fill="F8F8F8"/>
    </w:rPr>
  </w:style>
  <w:style w:type="character" w:customStyle="1" w:styleId="RegionMarkerTok">
    <w:name w:val="RegionMarkerTok"/>
    <w:basedOn w:val="VerbatimChar"/>
    <w:rPr>
      <w:rFonts w:ascii="Consolas" w:hAnsi="Consolas"/>
      <w:shd w:val="clear" w:color="auto" w:fill="F8F8F8"/>
    </w:rPr>
  </w:style>
  <w:style w:type="character" w:customStyle="1" w:styleId="InformationTok">
    <w:name w:val="InformationTok"/>
    <w:basedOn w:val="VerbatimChar"/>
    <w:rPr>
      <w:rFonts w:ascii="Consolas" w:hAnsi="Consolas"/>
      <w:b/>
      <w:i/>
      <w:color w:val="8F5902"/>
      <w:shd w:val="clear" w:color="auto" w:fill="F8F8F8"/>
    </w:rPr>
  </w:style>
  <w:style w:type="character" w:customStyle="1" w:styleId="WarningTok">
    <w:name w:val="WarningTok"/>
    <w:basedOn w:val="VerbatimChar"/>
    <w:rPr>
      <w:rFonts w:ascii="Consolas" w:hAnsi="Consolas"/>
      <w:b/>
      <w:i/>
      <w:color w:val="8F5902"/>
      <w:shd w:val="clear" w:color="auto" w:fill="F8F8F8"/>
    </w:rPr>
  </w:style>
  <w:style w:type="character" w:customStyle="1" w:styleId="AlertTok">
    <w:name w:val="AlertTok"/>
    <w:basedOn w:val="VerbatimChar"/>
    <w:rPr>
      <w:rFonts w:ascii="Consolas" w:hAnsi="Consolas"/>
      <w:color w:val="EF2929"/>
      <w:shd w:val="clear" w:color="auto" w:fill="F8F8F8"/>
    </w:rPr>
  </w:style>
  <w:style w:type="character" w:customStyle="1" w:styleId="ErrorTok">
    <w:name w:val="ErrorTok"/>
    <w:basedOn w:val="VerbatimChar"/>
    <w:rPr>
      <w:rFonts w:ascii="Consolas" w:hAnsi="Consolas"/>
      <w:b/>
      <w:color w:val="A40000"/>
      <w:shd w:val="clear" w:color="auto" w:fill="F8F8F8"/>
    </w:rPr>
  </w:style>
  <w:style w:type="character" w:customStyle="1" w:styleId="NormalTok">
    <w:name w:val="NormalTok"/>
    <w:basedOn w:val="VerbatimChar"/>
    <w:rsid w:val="00955245"/>
    <w:rPr>
      <w:rFonts w:ascii="Consolas" w:hAnsi="Consolas"/>
      <w:bdr w:val="none" w:sz="0" w:space="0" w:color="auto"/>
      <w:shd w:val="clear" w:color="auto" w:fill="auto"/>
    </w:rPr>
  </w:style>
  <w:style w:type="paragraph" w:styleId="BalloonText">
    <w:name w:val="Balloon Text"/>
    <w:basedOn w:val="Normal"/>
    <w:link w:val="BalloonTextChar"/>
    <w:semiHidden/>
    <w:unhideWhenUsed/>
    <w:rsid w:val="003B744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3B744F"/>
    <w:rPr>
      <w:rFonts w:ascii="Times New Roman" w:hAnsi="Times New Roman" w:cs="Times New Roman"/>
      <w:sz w:val="18"/>
      <w:szCs w:val="18"/>
    </w:rPr>
  </w:style>
  <w:style w:type="table" w:styleId="TableGrid">
    <w:name w:val="Table Grid"/>
    <w:basedOn w:val="TableNormal"/>
    <w:rsid w:val="003B7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3B744F"/>
  </w:style>
  <w:style w:type="paragraph" w:styleId="Revision">
    <w:name w:val="Revision"/>
    <w:hidden/>
    <w:semiHidden/>
    <w:rsid w:val="003F0D48"/>
    <w:pPr>
      <w:spacing w:after="0" w:line="240" w:lineRule="auto"/>
    </w:pPr>
  </w:style>
  <w:style w:type="character" w:customStyle="1" w:styleId="mjx-char">
    <w:name w:val="mjx-char"/>
    <w:basedOn w:val="DefaultParagraphFont"/>
    <w:rsid w:val="003F0D48"/>
  </w:style>
  <w:style w:type="character" w:styleId="CommentReference">
    <w:name w:val="annotation reference"/>
    <w:basedOn w:val="DefaultParagraphFont"/>
    <w:semiHidden/>
    <w:unhideWhenUsed/>
    <w:rsid w:val="00894A34"/>
    <w:rPr>
      <w:sz w:val="16"/>
      <w:szCs w:val="16"/>
    </w:rPr>
  </w:style>
  <w:style w:type="paragraph" w:styleId="CommentText">
    <w:name w:val="annotation text"/>
    <w:basedOn w:val="Normal"/>
    <w:link w:val="CommentTextChar"/>
    <w:semiHidden/>
    <w:unhideWhenUsed/>
    <w:rsid w:val="00894A34"/>
    <w:pPr>
      <w:spacing w:line="240" w:lineRule="auto"/>
    </w:pPr>
    <w:rPr>
      <w:sz w:val="20"/>
      <w:szCs w:val="20"/>
    </w:rPr>
  </w:style>
  <w:style w:type="character" w:customStyle="1" w:styleId="CommentTextChar">
    <w:name w:val="Comment Text Char"/>
    <w:basedOn w:val="DefaultParagraphFont"/>
    <w:link w:val="CommentText"/>
    <w:semiHidden/>
    <w:rsid w:val="00894A34"/>
    <w:rPr>
      <w:sz w:val="20"/>
      <w:szCs w:val="20"/>
    </w:rPr>
  </w:style>
  <w:style w:type="paragraph" w:styleId="CommentSubject">
    <w:name w:val="annotation subject"/>
    <w:basedOn w:val="CommentText"/>
    <w:next w:val="CommentText"/>
    <w:link w:val="CommentSubjectChar"/>
    <w:semiHidden/>
    <w:unhideWhenUsed/>
    <w:rsid w:val="00894A34"/>
    <w:rPr>
      <w:b/>
      <w:bCs/>
    </w:rPr>
  </w:style>
  <w:style w:type="character" w:customStyle="1" w:styleId="CommentSubjectChar">
    <w:name w:val="Comment Subject Char"/>
    <w:basedOn w:val="CommentTextChar"/>
    <w:link w:val="CommentSubject"/>
    <w:semiHidden/>
    <w:rsid w:val="00894A34"/>
    <w:rPr>
      <w:b/>
      <w:bCs/>
      <w:sz w:val="20"/>
      <w:szCs w:val="20"/>
    </w:rPr>
  </w:style>
  <w:style w:type="character" w:styleId="FollowedHyperlink">
    <w:name w:val="FollowedHyperlink"/>
    <w:basedOn w:val="DefaultParagraphFont"/>
    <w:semiHidden/>
    <w:unhideWhenUsed/>
    <w:rsid w:val="001D3122"/>
    <w:rPr>
      <w:color w:val="B4CA80" w:themeColor="followedHyperlink"/>
      <w:u w:val="single"/>
    </w:rPr>
  </w:style>
  <w:style w:type="character" w:styleId="PlaceholderText">
    <w:name w:val="Placeholder Text"/>
    <w:basedOn w:val="DefaultParagraphFont"/>
    <w:semiHidden/>
    <w:rsid w:val="00E16B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647233">
      <w:bodyDiv w:val="1"/>
      <w:marLeft w:val="0"/>
      <w:marRight w:val="0"/>
      <w:marTop w:val="0"/>
      <w:marBottom w:val="0"/>
      <w:divBdr>
        <w:top w:val="none" w:sz="0" w:space="0" w:color="auto"/>
        <w:left w:val="none" w:sz="0" w:space="0" w:color="auto"/>
        <w:bottom w:val="none" w:sz="0" w:space="0" w:color="auto"/>
        <w:right w:val="none" w:sz="0" w:space="0" w:color="auto"/>
      </w:divBdr>
    </w:div>
    <w:div w:id="856777465">
      <w:bodyDiv w:val="1"/>
      <w:marLeft w:val="0"/>
      <w:marRight w:val="0"/>
      <w:marTop w:val="0"/>
      <w:marBottom w:val="0"/>
      <w:divBdr>
        <w:top w:val="none" w:sz="0" w:space="0" w:color="auto"/>
        <w:left w:val="none" w:sz="0" w:space="0" w:color="auto"/>
        <w:bottom w:val="none" w:sz="0" w:space="0" w:color="auto"/>
        <w:right w:val="none" w:sz="0" w:space="0" w:color="auto"/>
      </w:divBdr>
    </w:div>
    <w:div w:id="16683652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158DB-BC75-EC4F-86B3-1DF4836BF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7120</Words>
  <Characters>40587</Characters>
  <Application>Microsoft Office Word</Application>
  <DocSecurity>0</DocSecurity>
  <Lines>338</Lines>
  <Paragraphs>95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Comparison of Multi-response Prediction Methods</vt:lpstr>
      <vt:lpstr>Comparison of Multi-response Prediction Methods</vt:lpstr>
    </vt:vector>
  </TitlesOfParts>
  <Company>Norwegian University of Life Sciences</Company>
  <LinksUpToDate>false</LinksUpToDate>
  <CharactersWithSpaces>47612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Multi-response Prediction Methods</dc:title>
  <dc:creator>Tim Challman</dc:creator>
  <cp:lastModifiedBy>Raju Rimal</cp:lastModifiedBy>
  <cp:revision>2</cp:revision>
  <dcterms:created xsi:type="dcterms:W3CDTF">2019-03-15T08:09:00Z</dcterms:created>
  <dcterms:modified xsi:type="dcterms:W3CDTF">2019-03-15T08:09:00Z</dcterms:modified>
</cp:coreProperties>
</file>